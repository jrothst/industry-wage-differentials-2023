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92644" w14:textId="6FE122A8" w:rsidR="001817C8" w:rsidRDefault="001A7D3B">
      <w:pPr>
        <w:rPr>
          <w:rFonts w:ascii="Calibri" w:hAnsi="Calibri" w:cs="Calibri"/>
          <w:b/>
          <w:bCs/>
        </w:rPr>
      </w:pPr>
      <w:r w:rsidRPr="00C40C93">
        <w:rPr>
          <w:rFonts w:ascii="Calibri" w:hAnsi="Calibri" w:cs="Calibri"/>
          <w:b/>
          <w:bCs/>
        </w:rPr>
        <w:t xml:space="preserve">Replication </w:t>
      </w:r>
      <w:r w:rsidR="00494C9C">
        <w:rPr>
          <w:rFonts w:ascii="Calibri" w:hAnsi="Calibri" w:cs="Calibri"/>
          <w:b/>
          <w:bCs/>
        </w:rPr>
        <w:t>a</w:t>
      </w:r>
      <w:r w:rsidRPr="00C40C93">
        <w:rPr>
          <w:rFonts w:ascii="Calibri" w:hAnsi="Calibri" w:cs="Calibri"/>
          <w:b/>
          <w:bCs/>
        </w:rPr>
        <w:t>rchive for “</w:t>
      </w:r>
      <w:r w:rsidR="00651E95">
        <w:rPr>
          <w:rFonts w:ascii="Calibri" w:hAnsi="Calibri" w:cs="Calibri"/>
          <w:b/>
          <w:bCs/>
        </w:rPr>
        <w:t>Industry wage differentials: A firm-based approach</w:t>
      </w:r>
      <w:r w:rsidRPr="00C40C93">
        <w:rPr>
          <w:rFonts w:ascii="Calibri" w:hAnsi="Calibri" w:cs="Calibri"/>
          <w:b/>
          <w:bCs/>
        </w:rPr>
        <w:t>,” by David Card, Jesse Rothstein, and Moises Yi</w:t>
      </w:r>
    </w:p>
    <w:p w14:paraId="0BFBF784" w14:textId="700B36D7" w:rsidR="00494C9C" w:rsidRPr="00C40C93" w:rsidRDefault="00494C9C">
      <w:pPr>
        <w:rPr>
          <w:rFonts w:ascii="Calibri" w:hAnsi="Calibri" w:cs="Calibri"/>
          <w:b/>
          <w:bCs/>
        </w:rPr>
      </w:pPr>
      <w:r>
        <w:rPr>
          <w:rFonts w:ascii="Calibri" w:hAnsi="Calibri" w:cs="Calibri"/>
          <w:b/>
          <w:bCs/>
        </w:rPr>
        <w:t>October 2023</w:t>
      </w:r>
    </w:p>
    <w:p w14:paraId="259AC522" w14:textId="77777777" w:rsidR="001A7D3B" w:rsidRPr="00C40C93" w:rsidRDefault="001A7D3B">
      <w:pPr>
        <w:rPr>
          <w:rFonts w:ascii="Calibri" w:hAnsi="Calibri" w:cs="Calibri"/>
        </w:rPr>
      </w:pPr>
    </w:p>
    <w:p w14:paraId="5BE009FC" w14:textId="15896880" w:rsidR="001A7D3B" w:rsidRPr="00C40C93" w:rsidRDefault="001A7D3B">
      <w:pPr>
        <w:rPr>
          <w:rFonts w:ascii="Calibri" w:hAnsi="Calibri" w:cs="Calibri"/>
          <w:b/>
          <w:bCs/>
        </w:rPr>
      </w:pPr>
      <w:r w:rsidRPr="00C40C93">
        <w:rPr>
          <w:rFonts w:ascii="Calibri" w:hAnsi="Calibri" w:cs="Calibri"/>
          <w:b/>
          <w:bCs/>
        </w:rPr>
        <w:t>Overview</w:t>
      </w:r>
    </w:p>
    <w:p w14:paraId="23B52F0C" w14:textId="77777777" w:rsidR="001A7D3B" w:rsidRPr="00C40C93" w:rsidRDefault="001A7D3B">
      <w:pPr>
        <w:rPr>
          <w:rFonts w:ascii="Calibri" w:hAnsi="Calibri" w:cs="Calibri"/>
        </w:rPr>
      </w:pPr>
    </w:p>
    <w:p w14:paraId="75D81B0C" w14:textId="4C0BAAE7" w:rsidR="001A7D3B" w:rsidRPr="00C40C93" w:rsidRDefault="001A7D3B">
      <w:pPr>
        <w:rPr>
          <w:rFonts w:ascii="Calibri" w:hAnsi="Calibri" w:cs="Calibri"/>
        </w:rPr>
      </w:pPr>
      <w:r w:rsidRPr="00C40C93">
        <w:rPr>
          <w:rFonts w:ascii="Calibri" w:hAnsi="Calibri" w:cs="Calibri"/>
        </w:rPr>
        <w:t>The code in this replication package constructs the analysis file and results for the above paper. It is divided into three parts:</w:t>
      </w:r>
    </w:p>
    <w:p w14:paraId="2E1020E9" w14:textId="41FB0CBF" w:rsidR="001A7D3B" w:rsidRPr="00C40C93" w:rsidRDefault="001A7D3B" w:rsidP="001A7D3B">
      <w:pPr>
        <w:pStyle w:val="ListParagraph"/>
        <w:numPr>
          <w:ilvl w:val="0"/>
          <w:numId w:val="1"/>
        </w:numPr>
        <w:rPr>
          <w:rFonts w:ascii="Calibri" w:hAnsi="Calibri" w:cs="Calibri"/>
        </w:rPr>
      </w:pPr>
      <w:r w:rsidRPr="00C40C93">
        <w:rPr>
          <w:rFonts w:ascii="Calibri" w:hAnsi="Calibri" w:cs="Calibri"/>
        </w:rPr>
        <w:t>“</w:t>
      </w:r>
      <w:r w:rsidR="00651E95">
        <w:rPr>
          <w:rFonts w:ascii="Calibri" w:hAnsi="Calibri" w:cs="Calibri"/>
        </w:rPr>
        <w:t>portion1_prepforcensus</w:t>
      </w:r>
      <w:r w:rsidRPr="00C40C93">
        <w:rPr>
          <w:rFonts w:ascii="Calibri" w:hAnsi="Calibri" w:cs="Calibri"/>
        </w:rPr>
        <w:t xml:space="preserve">” prepares and analyzes public-use </w:t>
      </w:r>
      <w:r w:rsidR="00651E95">
        <w:rPr>
          <w:rFonts w:ascii="Calibri" w:hAnsi="Calibri" w:cs="Calibri"/>
        </w:rPr>
        <w:t>data, primarily from the American Community Survey (ACS), to send to the Census restricted-use system.</w:t>
      </w:r>
    </w:p>
    <w:p w14:paraId="5AAD0009" w14:textId="39720583" w:rsidR="001A7D3B" w:rsidRPr="00C40C93" w:rsidRDefault="001A7D3B" w:rsidP="001A7D3B">
      <w:pPr>
        <w:pStyle w:val="ListParagraph"/>
        <w:numPr>
          <w:ilvl w:val="0"/>
          <w:numId w:val="1"/>
        </w:numPr>
        <w:rPr>
          <w:rFonts w:ascii="Calibri" w:hAnsi="Calibri" w:cs="Calibri"/>
        </w:rPr>
      </w:pPr>
      <w:r w:rsidRPr="00C40C93">
        <w:rPr>
          <w:rFonts w:ascii="Calibri" w:hAnsi="Calibri" w:cs="Calibri"/>
        </w:rPr>
        <w:t>“</w:t>
      </w:r>
      <w:r w:rsidR="00651E95">
        <w:rPr>
          <w:rFonts w:ascii="Calibri" w:hAnsi="Calibri" w:cs="Calibri"/>
        </w:rPr>
        <w:t>portion2_atcensus</w:t>
      </w:r>
      <w:r w:rsidRPr="00C40C93">
        <w:rPr>
          <w:rFonts w:ascii="Calibri" w:hAnsi="Calibri" w:cs="Calibri"/>
        </w:rPr>
        <w:t>” prepares and analyzes LEHD data. It relies on confidential data that can be accessed only inside the Census Bureau</w:t>
      </w:r>
      <w:r w:rsidR="00F86F55" w:rsidRPr="00C40C93">
        <w:rPr>
          <w:rFonts w:ascii="Calibri" w:hAnsi="Calibri" w:cs="Calibri"/>
        </w:rPr>
        <w:t xml:space="preserve"> and is not available to outside researchers (even those with Census Special Sworn Status)</w:t>
      </w:r>
      <w:r w:rsidRPr="00C40C93">
        <w:rPr>
          <w:rFonts w:ascii="Calibri" w:hAnsi="Calibri" w:cs="Calibri"/>
        </w:rPr>
        <w:t xml:space="preserve">. </w:t>
      </w:r>
      <w:r w:rsidR="00041D54" w:rsidRPr="00C40C93">
        <w:rPr>
          <w:rFonts w:ascii="Calibri" w:hAnsi="Calibri" w:cs="Calibri"/>
        </w:rPr>
        <w:t xml:space="preserve">Results from these analyses were transferred by hand into spreadsheets that were then disclosed </w:t>
      </w:r>
      <w:r w:rsidRPr="00C40C93">
        <w:rPr>
          <w:rFonts w:ascii="Calibri" w:hAnsi="Calibri" w:cs="Calibri"/>
        </w:rPr>
        <w:t>through the Census review process.</w:t>
      </w:r>
    </w:p>
    <w:p w14:paraId="7E126921" w14:textId="1BF73F7C" w:rsidR="001A7D3B" w:rsidRPr="00C40C93" w:rsidRDefault="001A7D3B" w:rsidP="001A7D3B">
      <w:pPr>
        <w:pStyle w:val="ListParagraph"/>
        <w:numPr>
          <w:ilvl w:val="0"/>
          <w:numId w:val="1"/>
        </w:numPr>
        <w:rPr>
          <w:rFonts w:ascii="Calibri" w:hAnsi="Calibri" w:cs="Calibri"/>
        </w:rPr>
      </w:pPr>
      <w:r w:rsidRPr="00C40C93">
        <w:rPr>
          <w:rFonts w:ascii="Calibri" w:hAnsi="Calibri" w:cs="Calibri"/>
        </w:rPr>
        <w:t>“</w:t>
      </w:r>
      <w:r w:rsidR="00651E95">
        <w:rPr>
          <w:rFonts w:ascii="Calibri" w:hAnsi="Calibri" w:cs="Calibri"/>
        </w:rPr>
        <w:t>portion3_</w:t>
      </w:r>
      <w:r w:rsidRPr="00C40C93">
        <w:rPr>
          <w:rFonts w:ascii="Calibri" w:hAnsi="Calibri" w:cs="Calibri"/>
        </w:rPr>
        <w:t xml:space="preserve">postdisclosure” constructs </w:t>
      </w:r>
      <w:r w:rsidR="00651E95">
        <w:rPr>
          <w:rFonts w:ascii="Calibri" w:hAnsi="Calibri" w:cs="Calibri"/>
        </w:rPr>
        <w:t xml:space="preserve">the figures and </w:t>
      </w:r>
      <w:r w:rsidRPr="00C40C93">
        <w:rPr>
          <w:rFonts w:ascii="Calibri" w:hAnsi="Calibri" w:cs="Calibri"/>
        </w:rPr>
        <w:t xml:space="preserve">most of the </w:t>
      </w:r>
      <w:r w:rsidR="00651E95">
        <w:rPr>
          <w:rFonts w:ascii="Calibri" w:hAnsi="Calibri" w:cs="Calibri"/>
        </w:rPr>
        <w:t>tables</w:t>
      </w:r>
      <w:r w:rsidRPr="00C40C93">
        <w:rPr>
          <w:rFonts w:ascii="Calibri" w:hAnsi="Calibri" w:cs="Calibri"/>
        </w:rPr>
        <w:t xml:space="preserve"> in the paper, from </w:t>
      </w:r>
      <w:r w:rsidR="00651E95">
        <w:rPr>
          <w:rFonts w:ascii="Calibri" w:hAnsi="Calibri" w:cs="Calibri"/>
        </w:rPr>
        <w:t>the disclosed results produced in the “</w:t>
      </w:r>
      <w:proofErr w:type="spellStart"/>
      <w:r w:rsidR="00651E95">
        <w:rPr>
          <w:rFonts w:ascii="Calibri" w:hAnsi="Calibri" w:cs="Calibri"/>
        </w:rPr>
        <w:t>atcensus</w:t>
      </w:r>
      <w:proofErr w:type="spellEnd"/>
      <w:r w:rsidR="00651E95">
        <w:rPr>
          <w:rFonts w:ascii="Calibri" w:hAnsi="Calibri" w:cs="Calibri"/>
        </w:rPr>
        <w:t>” part</w:t>
      </w:r>
      <w:r w:rsidRPr="00C40C93">
        <w:rPr>
          <w:rFonts w:ascii="Calibri" w:hAnsi="Calibri" w:cs="Calibri"/>
        </w:rPr>
        <w:t>.</w:t>
      </w:r>
    </w:p>
    <w:p w14:paraId="287F4DD5" w14:textId="77777777" w:rsidR="001A7D3B" w:rsidRPr="00C40C93" w:rsidRDefault="001A7D3B" w:rsidP="001A7D3B">
      <w:pPr>
        <w:rPr>
          <w:rFonts w:ascii="Calibri" w:hAnsi="Calibri" w:cs="Calibri"/>
        </w:rPr>
      </w:pPr>
    </w:p>
    <w:p w14:paraId="6D486B36" w14:textId="57D272C5" w:rsidR="001A7D3B" w:rsidRPr="00C40C93" w:rsidRDefault="005D68CE" w:rsidP="001A7D3B">
      <w:pPr>
        <w:rPr>
          <w:rFonts w:ascii="Calibri" w:hAnsi="Calibri" w:cs="Calibri"/>
        </w:rPr>
      </w:pPr>
      <w:r w:rsidRPr="00C40C93">
        <w:rPr>
          <w:rFonts w:ascii="Calibri" w:hAnsi="Calibri" w:cs="Calibri"/>
        </w:rPr>
        <w:t>A</w:t>
      </w:r>
      <w:r w:rsidR="001A7D3B" w:rsidRPr="00C40C93">
        <w:rPr>
          <w:rFonts w:ascii="Calibri" w:hAnsi="Calibri" w:cs="Calibri"/>
        </w:rPr>
        <w:t>n Excel workbook (included in this archive) maps many of the results from the disclosed Census tables into the formatted tables in this paper. Formulas in that workbook document the mapping.</w:t>
      </w:r>
      <w:r w:rsidR="00651E95">
        <w:rPr>
          <w:rFonts w:ascii="Calibri" w:hAnsi="Calibri" w:cs="Calibri"/>
        </w:rPr>
        <w:t xml:space="preserve"> Note that one input tab in that workbook, used in Appendix Table 1, does not derive from the above programs, but is drawn from a separate paper, “Location, location, location” (Card, Rothstein, and Yi, 2023). The code in that paper’s replication archive would be needed to generate that tab.</w:t>
      </w:r>
    </w:p>
    <w:p w14:paraId="6AC705B8" w14:textId="77777777" w:rsidR="001A7D3B" w:rsidRPr="00C40C93" w:rsidRDefault="001A7D3B" w:rsidP="001A7D3B">
      <w:pPr>
        <w:rPr>
          <w:rFonts w:ascii="Calibri" w:hAnsi="Calibri" w:cs="Calibri"/>
        </w:rPr>
      </w:pPr>
    </w:p>
    <w:p w14:paraId="7C8F692D" w14:textId="5532FCF9" w:rsidR="001A7D3B" w:rsidRPr="00C40C93" w:rsidRDefault="001A7D3B" w:rsidP="001A7D3B">
      <w:pPr>
        <w:rPr>
          <w:rFonts w:ascii="Calibri" w:hAnsi="Calibri" w:cs="Calibri"/>
          <w:b/>
          <w:bCs/>
        </w:rPr>
      </w:pPr>
      <w:r w:rsidRPr="00C40C93">
        <w:rPr>
          <w:rFonts w:ascii="Calibri" w:hAnsi="Calibri" w:cs="Calibri"/>
          <w:b/>
          <w:bCs/>
        </w:rPr>
        <w:t>Data availability</w:t>
      </w:r>
    </w:p>
    <w:p w14:paraId="7A7C2078" w14:textId="77777777" w:rsidR="001A7D3B" w:rsidRPr="00C40C93" w:rsidRDefault="001A7D3B" w:rsidP="001A7D3B">
      <w:pPr>
        <w:rPr>
          <w:rFonts w:ascii="Calibri" w:hAnsi="Calibri" w:cs="Calibri"/>
          <w:b/>
          <w:bCs/>
        </w:rPr>
      </w:pPr>
    </w:p>
    <w:p w14:paraId="46619B67" w14:textId="5BD3F9A7" w:rsidR="001A7D3B" w:rsidRPr="00C40C93" w:rsidRDefault="001A7D3B" w:rsidP="001A7D3B">
      <w:pPr>
        <w:rPr>
          <w:rFonts w:ascii="Calibri" w:hAnsi="Calibri" w:cs="Calibri"/>
        </w:rPr>
      </w:pPr>
      <w:r w:rsidRPr="00C40C93">
        <w:rPr>
          <w:rFonts w:ascii="Calibri" w:hAnsi="Calibri" w:cs="Calibri"/>
        </w:rPr>
        <w:t>The paper uses a combination of public-use and confidential data.</w:t>
      </w:r>
    </w:p>
    <w:p w14:paraId="7A15037A" w14:textId="77777777" w:rsidR="001A7D3B" w:rsidRPr="00C40C93" w:rsidRDefault="001A7D3B" w:rsidP="001A7D3B">
      <w:pPr>
        <w:rPr>
          <w:rFonts w:ascii="Calibri" w:hAnsi="Calibri" w:cs="Calibri"/>
        </w:rPr>
      </w:pPr>
    </w:p>
    <w:p w14:paraId="607DAAFC" w14:textId="7D95053C" w:rsidR="00FB61D6" w:rsidRPr="00FB61D6" w:rsidRDefault="00FB61D6" w:rsidP="001A7D3B">
      <w:pPr>
        <w:rPr>
          <w:rFonts w:ascii="Calibri" w:hAnsi="Calibri" w:cs="Calibri"/>
          <w:i/>
          <w:iCs/>
        </w:rPr>
      </w:pPr>
      <w:r w:rsidRPr="00FB61D6">
        <w:rPr>
          <w:rFonts w:ascii="Calibri" w:hAnsi="Calibri" w:cs="Calibri"/>
          <w:i/>
          <w:iCs/>
        </w:rPr>
        <w:t>Public use</w:t>
      </w:r>
      <w:r>
        <w:rPr>
          <w:rFonts w:ascii="Calibri" w:hAnsi="Calibri" w:cs="Calibri"/>
          <w:i/>
          <w:iCs/>
        </w:rPr>
        <w:t xml:space="preserve"> data</w:t>
      </w:r>
    </w:p>
    <w:p w14:paraId="60A7A7B4" w14:textId="7511C62A" w:rsidR="00FB61D6" w:rsidRDefault="00FB61D6" w:rsidP="001A7D3B">
      <w:pPr>
        <w:pStyle w:val="ListParagraph"/>
        <w:numPr>
          <w:ilvl w:val="0"/>
          <w:numId w:val="3"/>
        </w:numPr>
        <w:rPr>
          <w:rFonts w:ascii="Calibri" w:hAnsi="Calibri" w:cs="Calibri"/>
        </w:rPr>
      </w:pPr>
      <w:r>
        <w:rPr>
          <w:rFonts w:ascii="Calibri" w:hAnsi="Calibri" w:cs="Calibri"/>
        </w:rPr>
        <w:t xml:space="preserve">We use </w:t>
      </w:r>
      <w:r w:rsidR="001A7D3B" w:rsidRPr="00FB61D6">
        <w:rPr>
          <w:rFonts w:ascii="Calibri" w:hAnsi="Calibri" w:cs="Calibri"/>
        </w:rPr>
        <w:t>the Public Use Microdata Samples of the American Community Survey, distributed by the Census Bureau</w:t>
      </w:r>
      <w:r w:rsidR="006A4CBA" w:rsidRPr="00FB61D6">
        <w:rPr>
          <w:rFonts w:ascii="Calibri" w:hAnsi="Calibri" w:cs="Calibri"/>
        </w:rPr>
        <w:t xml:space="preserve"> (Bureau of the Census 2018a)</w:t>
      </w:r>
      <w:r w:rsidR="001A7D3B" w:rsidRPr="00FB61D6">
        <w:rPr>
          <w:rFonts w:ascii="Calibri" w:hAnsi="Calibri" w:cs="Calibri"/>
        </w:rPr>
        <w:t xml:space="preserve">. The archive contains all code needed to process these data into the results in the paper. </w:t>
      </w:r>
      <w:r w:rsidR="00DC42D6">
        <w:rPr>
          <w:rFonts w:ascii="Calibri" w:hAnsi="Calibri" w:cs="Calibri"/>
        </w:rPr>
        <w:t>To conserve space, it does not include the raw data files, which can be obtained from the Census Bureau at the following URLs:</w:t>
      </w:r>
    </w:p>
    <w:p w14:paraId="0BB5AC48" w14:textId="77777777" w:rsidR="00DC42D6" w:rsidRPr="00DC42D6" w:rsidRDefault="00DC42D6" w:rsidP="00DC42D6">
      <w:pPr>
        <w:pStyle w:val="ListParagraph"/>
        <w:rPr>
          <w:rFonts w:ascii="Calibri" w:hAnsi="Calibri" w:cs="Calibri"/>
        </w:rPr>
      </w:pPr>
      <w:r w:rsidRPr="00DC42D6">
        <w:rPr>
          <w:rFonts w:ascii="Calibri" w:hAnsi="Calibri" w:cs="Calibri"/>
        </w:rPr>
        <w:t xml:space="preserve">    https://www2.census.gov/programs-surveys/acs/data/pums/2010/1-Year/csv_pus.zip</w:t>
      </w:r>
    </w:p>
    <w:p w14:paraId="539F0791" w14:textId="77777777" w:rsidR="00DC42D6" w:rsidRPr="00DC42D6" w:rsidRDefault="00DC42D6" w:rsidP="00DC42D6">
      <w:pPr>
        <w:pStyle w:val="ListParagraph"/>
        <w:rPr>
          <w:rFonts w:ascii="Calibri" w:hAnsi="Calibri" w:cs="Calibri"/>
        </w:rPr>
      </w:pPr>
      <w:r w:rsidRPr="00DC42D6">
        <w:rPr>
          <w:rFonts w:ascii="Calibri" w:hAnsi="Calibri" w:cs="Calibri"/>
        </w:rPr>
        <w:t xml:space="preserve">    https://www2.census.gov/programs-surveys/acs/data/pums/2011/1-Year/csv_pus.zip</w:t>
      </w:r>
    </w:p>
    <w:p w14:paraId="16F23579" w14:textId="77777777" w:rsidR="00DC42D6" w:rsidRPr="00DC42D6" w:rsidRDefault="00DC42D6" w:rsidP="00DC42D6">
      <w:pPr>
        <w:pStyle w:val="ListParagraph"/>
        <w:rPr>
          <w:rFonts w:ascii="Calibri" w:hAnsi="Calibri" w:cs="Calibri"/>
        </w:rPr>
      </w:pPr>
      <w:r w:rsidRPr="00DC42D6">
        <w:rPr>
          <w:rFonts w:ascii="Calibri" w:hAnsi="Calibri" w:cs="Calibri"/>
        </w:rPr>
        <w:t xml:space="preserve">    https://www2.census.gov/programs-surveys/acs/data/pums/2012/1-Year/csv_pus.zip</w:t>
      </w:r>
    </w:p>
    <w:p w14:paraId="64FA16BB" w14:textId="77777777" w:rsidR="00DC42D6" w:rsidRPr="00DC42D6" w:rsidRDefault="00DC42D6" w:rsidP="00DC42D6">
      <w:pPr>
        <w:pStyle w:val="ListParagraph"/>
        <w:rPr>
          <w:rFonts w:ascii="Calibri" w:hAnsi="Calibri" w:cs="Calibri"/>
        </w:rPr>
      </w:pPr>
      <w:r w:rsidRPr="00DC42D6">
        <w:rPr>
          <w:rFonts w:ascii="Calibri" w:hAnsi="Calibri" w:cs="Calibri"/>
        </w:rPr>
        <w:t xml:space="preserve">    https://www2.census.gov/programs-surveys/acs/data/pums/2013/1-Year/csv_pus.zip</w:t>
      </w:r>
    </w:p>
    <w:p w14:paraId="6946F17A" w14:textId="77777777" w:rsidR="00DC42D6" w:rsidRPr="00DC42D6" w:rsidRDefault="00DC42D6" w:rsidP="00DC42D6">
      <w:pPr>
        <w:pStyle w:val="ListParagraph"/>
        <w:rPr>
          <w:rFonts w:ascii="Calibri" w:hAnsi="Calibri" w:cs="Calibri"/>
        </w:rPr>
      </w:pPr>
      <w:r w:rsidRPr="00DC42D6">
        <w:rPr>
          <w:rFonts w:ascii="Calibri" w:hAnsi="Calibri" w:cs="Calibri"/>
        </w:rPr>
        <w:t xml:space="preserve">    https://www2.census.gov/programs-surveys/acs/data/pums/2014/1-Year/csv_pus.zip</w:t>
      </w:r>
    </w:p>
    <w:p w14:paraId="61AAC496" w14:textId="77777777" w:rsidR="00DC42D6" w:rsidRPr="00DC42D6" w:rsidRDefault="00DC42D6" w:rsidP="00DC42D6">
      <w:pPr>
        <w:pStyle w:val="ListParagraph"/>
        <w:rPr>
          <w:rFonts w:ascii="Calibri" w:hAnsi="Calibri" w:cs="Calibri"/>
        </w:rPr>
      </w:pPr>
      <w:r w:rsidRPr="00DC42D6">
        <w:rPr>
          <w:rFonts w:ascii="Calibri" w:hAnsi="Calibri" w:cs="Calibri"/>
        </w:rPr>
        <w:t xml:space="preserve">    https://www2.census.gov/programs-surveys/acs/data/pums/2015/1-Year/csv_pus.zip</w:t>
      </w:r>
    </w:p>
    <w:p w14:paraId="6F44A494" w14:textId="77777777" w:rsidR="00DC42D6" w:rsidRPr="00DC42D6" w:rsidRDefault="00DC42D6" w:rsidP="00DC42D6">
      <w:pPr>
        <w:pStyle w:val="ListParagraph"/>
        <w:rPr>
          <w:rFonts w:ascii="Calibri" w:hAnsi="Calibri" w:cs="Calibri"/>
        </w:rPr>
      </w:pPr>
      <w:r w:rsidRPr="00DC42D6">
        <w:rPr>
          <w:rFonts w:ascii="Calibri" w:hAnsi="Calibri" w:cs="Calibri"/>
        </w:rPr>
        <w:t xml:space="preserve">    https://www2.census.gov/programs-surveys/acs/data/pums/2016/1-Year/csv_pus.zip</w:t>
      </w:r>
    </w:p>
    <w:p w14:paraId="376AA5CC" w14:textId="77777777" w:rsidR="00DC42D6" w:rsidRPr="00DC42D6" w:rsidRDefault="00DC42D6" w:rsidP="00DC42D6">
      <w:pPr>
        <w:pStyle w:val="ListParagraph"/>
        <w:rPr>
          <w:rFonts w:ascii="Calibri" w:hAnsi="Calibri" w:cs="Calibri"/>
        </w:rPr>
      </w:pPr>
      <w:r w:rsidRPr="00DC42D6">
        <w:rPr>
          <w:rFonts w:ascii="Calibri" w:hAnsi="Calibri" w:cs="Calibri"/>
        </w:rPr>
        <w:t xml:space="preserve">    https://www2.census.gov/programs-surveys/acs/data/pums/2017/1-Year/csv_pus.zip</w:t>
      </w:r>
    </w:p>
    <w:p w14:paraId="0E184713" w14:textId="11674978" w:rsidR="00DC42D6" w:rsidRDefault="00DC42D6" w:rsidP="00DC42D6">
      <w:pPr>
        <w:pStyle w:val="ListParagraph"/>
        <w:rPr>
          <w:rFonts w:ascii="Calibri" w:hAnsi="Calibri" w:cs="Calibri"/>
        </w:rPr>
      </w:pPr>
      <w:r w:rsidRPr="00DC42D6">
        <w:rPr>
          <w:rFonts w:ascii="Calibri" w:hAnsi="Calibri" w:cs="Calibri"/>
        </w:rPr>
        <w:t xml:space="preserve">    https://www2.census.gov/programs-surveys/acs/data/pums/2018/1-Year/csv_pus.zip</w:t>
      </w:r>
    </w:p>
    <w:p w14:paraId="22CF9F9A" w14:textId="3F6F412C" w:rsidR="00DC42D6" w:rsidRDefault="00DC42D6" w:rsidP="00DC42D6">
      <w:pPr>
        <w:pStyle w:val="ListParagraph"/>
        <w:rPr>
          <w:rFonts w:ascii="Calibri" w:hAnsi="Calibri" w:cs="Calibri"/>
        </w:rPr>
      </w:pPr>
      <w:r>
        <w:rPr>
          <w:rFonts w:ascii="Calibri" w:hAnsi="Calibri" w:cs="Calibri"/>
        </w:rPr>
        <w:lastRenderedPageBreak/>
        <w:t>These files should be downloaded to the “portion1_prepforcensus/</w:t>
      </w:r>
      <w:proofErr w:type="spellStart"/>
      <w:r>
        <w:rPr>
          <w:rFonts w:ascii="Calibri" w:hAnsi="Calibri" w:cs="Calibri"/>
        </w:rPr>
        <w:t>origdata</w:t>
      </w:r>
      <w:proofErr w:type="spellEnd"/>
      <w:r>
        <w:rPr>
          <w:rFonts w:ascii="Calibri" w:hAnsi="Calibri" w:cs="Calibri"/>
        </w:rPr>
        <w:t>/</w:t>
      </w:r>
      <w:proofErr w:type="spellStart"/>
      <w:r>
        <w:rPr>
          <w:rFonts w:ascii="Calibri" w:hAnsi="Calibri" w:cs="Calibri"/>
        </w:rPr>
        <w:t>acs</w:t>
      </w:r>
      <w:proofErr w:type="spellEnd"/>
      <w:r>
        <w:rPr>
          <w:rFonts w:ascii="Calibri" w:hAnsi="Calibri" w:cs="Calibri"/>
        </w:rPr>
        <w:t>” folder, with names modified to append the year (e.g., the first file should be renamed to “csv_pus_2010.zip”).</w:t>
      </w:r>
    </w:p>
    <w:p w14:paraId="378446D2" w14:textId="278133E1" w:rsidR="00FB61D6" w:rsidRDefault="00FB61D6" w:rsidP="001A7D3B">
      <w:pPr>
        <w:pStyle w:val="ListParagraph"/>
        <w:numPr>
          <w:ilvl w:val="0"/>
          <w:numId w:val="3"/>
        </w:numPr>
        <w:rPr>
          <w:rFonts w:ascii="Calibri" w:hAnsi="Calibri" w:cs="Calibri"/>
        </w:rPr>
      </w:pPr>
      <w:r>
        <w:rPr>
          <w:rFonts w:ascii="Calibri" w:hAnsi="Calibri" w:cs="Calibri"/>
        </w:rPr>
        <w:t xml:space="preserve">We use </w:t>
      </w:r>
      <w:r w:rsidR="00BC14B0" w:rsidRPr="00FB61D6">
        <w:rPr>
          <w:rFonts w:ascii="Calibri" w:hAnsi="Calibri" w:cs="Calibri"/>
        </w:rPr>
        <w:t xml:space="preserve">crosswalks from </w:t>
      </w:r>
      <w:r w:rsidR="00C039E6">
        <w:rPr>
          <w:rFonts w:ascii="Calibri" w:hAnsi="Calibri" w:cs="Calibri"/>
        </w:rPr>
        <w:t>c</w:t>
      </w:r>
      <w:r w:rsidR="005D1735">
        <w:rPr>
          <w:rFonts w:ascii="Calibri" w:hAnsi="Calibri" w:cs="Calibri"/>
        </w:rPr>
        <w:t xml:space="preserve">ommuting </w:t>
      </w:r>
      <w:r w:rsidR="00C039E6">
        <w:rPr>
          <w:rFonts w:ascii="Calibri" w:hAnsi="Calibri" w:cs="Calibri"/>
        </w:rPr>
        <w:t>z</w:t>
      </w:r>
      <w:r w:rsidR="005D1735">
        <w:rPr>
          <w:rFonts w:ascii="Calibri" w:hAnsi="Calibri" w:cs="Calibri"/>
        </w:rPr>
        <w:t>ones to states, counties, and ACS PUMAs</w:t>
      </w:r>
      <w:r w:rsidR="00BC14B0" w:rsidRPr="00FB61D6">
        <w:rPr>
          <w:rFonts w:ascii="Calibri" w:hAnsi="Calibri" w:cs="Calibri"/>
        </w:rPr>
        <w:t xml:space="preserve"> created and provided by David Dorn</w:t>
      </w:r>
      <w:r w:rsidR="006A4CBA" w:rsidRPr="00FB61D6">
        <w:rPr>
          <w:rFonts w:ascii="Calibri" w:hAnsi="Calibri" w:cs="Calibri"/>
        </w:rPr>
        <w:t xml:space="preserve"> (n.d.)</w:t>
      </w:r>
      <w:r w:rsidR="00BC14B0" w:rsidRPr="00FB61D6">
        <w:rPr>
          <w:rFonts w:ascii="Calibri" w:hAnsi="Calibri" w:cs="Calibri"/>
        </w:rPr>
        <w:t>. These are included in the archive, in the “</w:t>
      </w:r>
      <w:r w:rsidR="00651E95" w:rsidRPr="00FB61D6">
        <w:rPr>
          <w:rFonts w:ascii="Calibri" w:hAnsi="Calibri" w:cs="Calibri"/>
        </w:rPr>
        <w:t>portion1_prepforcensus/</w:t>
      </w:r>
      <w:proofErr w:type="spellStart"/>
      <w:r w:rsidR="00651E95" w:rsidRPr="00FB61D6">
        <w:rPr>
          <w:rFonts w:ascii="Calibri" w:hAnsi="Calibri" w:cs="Calibri"/>
        </w:rPr>
        <w:t>origdata</w:t>
      </w:r>
      <w:proofErr w:type="spellEnd"/>
      <w:r w:rsidR="00651E95" w:rsidRPr="00FB61D6">
        <w:rPr>
          <w:rFonts w:ascii="Calibri" w:hAnsi="Calibri" w:cs="Calibri"/>
        </w:rPr>
        <w:t>/</w:t>
      </w:r>
      <w:proofErr w:type="spellStart"/>
      <w:r w:rsidR="00651E95" w:rsidRPr="00FB61D6">
        <w:rPr>
          <w:rFonts w:ascii="Calibri" w:hAnsi="Calibri" w:cs="Calibri"/>
        </w:rPr>
        <w:t>dorn</w:t>
      </w:r>
      <w:proofErr w:type="spellEnd"/>
      <w:r w:rsidR="00BC14B0" w:rsidRPr="00FB61D6">
        <w:rPr>
          <w:rFonts w:ascii="Calibri" w:hAnsi="Calibri" w:cs="Calibri"/>
        </w:rPr>
        <w:t>” folder, along with</w:t>
      </w:r>
      <w:r w:rsidR="00651E95" w:rsidRPr="00FB61D6">
        <w:rPr>
          <w:rFonts w:ascii="Calibri" w:hAnsi="Calibri" w:cs="Calibri"/>
        </w:rPr>
        <w:t xml:space="preserve"> a README document with</w:t>
      </w:r>
      <w:r w:rsidR="00BC14B0" w:rsidRPr="00FB61D6">
        <w:rPr>
          <w:rFonts w:ascii="Calibri" w:hAnsi="Calibri" w:cs="Calibri"/>
        </w:rPr>
        <w:t xml:space="preserve"> further documentation.</w:t>
      </w:r>
      <w:r w:rsidR="005D1735">
        <w:rPr>
          <w:rFonts w:ascii="Calibri" w:hAnsi="Calibri" w:cs="Calibri"/>
        </w:rPr>
        <w:t xml:space="preserve"> (There are further definition/crosswalk files, created by the authors, in portion1_prepforcensus/</w:t>
      </w:r>
      <w:proofErr w:type="spellStart"/>
      <w:r w:rsidR="005D1735">
        <w:rPr>
          <w:rFonts w:ascii="Calibri" w:hAnsi="Calibri" w:cs="Calibri"/>
        </w:rPr>
        <w:t>origdata</w:t>
      </w:r>
      <w:proofErr w:type="spellEnd"/>
      <w:r w:rsidR="005D1735">
        <w:rPr>
          <w:rFonts w:ascii="Calibri" w:hAnsi="Calibri" w:cs="Calibri"/>
        </w:rPr>
        <w:t>. These files list CZ names, industry codes, etc.)</w:t>
      </w:r>
    </w:p>
    <w:p w14:paraId="413BA303" w14:textId="3E6631EB" w:rsidR="00FB61D6" w:rsidRDefault="00FB61D6" w:rsidP="00D50D88">
      <w:pPr>
        <w:pStyle w:val="ListParagraph"/>
        <w:numPr>
          <w:ilvl w:val="0"/>
          <w:numId w:val="3"/>
        </w:numPr>
        <w:rPr>
          <w:rFonts w:ascii="Calibri" w:hAnsi="Calibri" w:cs="Calibri"/>
        </w:rPr>
      </w:pPr>
      <w:r>
        <w:rPr>
          <w:rFonts w:ascii="Calibri" w:hAnsi="Calibri" w:cs="Calibri"/>
        </w:rPr>
        <w:t>W</w:t>
      </w:r>
      <w:r w:rsidR="00651E95" w:rsidRPr="00FB61D6">
        <w:rPr>
          <w:rFonts w:ascii="Calibri" w:hAnsi="Calibri" w:cs="Calibri"/>
        </w:rPr>
        <w:t xml:space="preserve">e use statistics on unionization from Hirsch and Macpherson (2003), who computed them from Current Population Survey data. These data were downloaded from </w:t>
      </w:r>
      <w:r w:rsidR="00651E95" w:rsidRPr="00FB61D6">
        <w:rPr>
          <w:rFonts w:ascii="Calibri" w:hAnsi="Calibri" w:cs="Calibri"/>
        </w:rPr>
        <w:fldChar w:fldCharType="begin"/>
      </w:r>
      <w:ins w:id="0" w:author="Jesse Rothstein" w:date="2023-10-02T21:25:00Z">
        <w:r w:rsidR="00651E95" w:rsidRPr="00FB61D6">
          <w:rPr>
            <w:rFonts w:ascii="Calibri" w:hAnsi="Calibri" w:cs="Calibri"/>
          </w:rPr>
          <w:instrText>HYPERLINK "</w:instrText>
        </w:r>
      </w:ins>
      <w:r w:rsidR="00651E95" w:rsidRPr="00FB61D6">
        <w:rPr>
          <w:rFonts w:ascii="Calibri" w:hAnsi="Calibri" w:cs="Calibri"/>
        </w:rPr>
        <w:instrText>http://unionstats.com</w:instrText>
      </w:r>
      <w:ins w:id="1" w:author="Jesse Rothstein" w:date="2023-10-02T21:25:00Z">
        <w:r w:rsidR="00651E95" w:rsidRPr="00FB61D6">
          <w:rPr>
            <w:rFonts w:ascii="Calibri" w:hAnsi="Calibri" w:cs="Calibri"/>
          </w:rPr>
          <w:instrText>"</w:instrText>
        </w:r>
      </w:ins>
      <w:r w:rsidR="00651E95" w:rsidRPr="00FB61D6">
        <w:rPr>
          <w:rFonts w:ascii="Calibri" w:hAnsi="Calibri" w:cs="Calibri"/>
        </w:rPr>
      </w:r>
      <w:r w:rsidR="00651E95" w:rsidRPr="00FB61D6">
        <w:rPr>
          <w:rFonts w:ascii="Calibri" w:hAnsi="Calibri" w:cs="Calibri"/>
        </w:rPr>
        <w:fldChar w:fldCharType="separate"/>
      </w:r>
      <w:r w:rsidR="00651E95" w:rsidRPr="00FB61D6">
        <w:rPr>
          <w:rStyle w:val="Hyperlink"/>
          <w:rFonts w:ascii="Calibri" w:hAnsi="Calibri" w:cs="Calibri"/>
        </w:rPr>
        <w:t>http://unionstats.com</w:t>
      </w:r>
      <w:r w:rsidR="00651E95" w:rsidRPr="00FB61D6">
        <w:rPr>
          <w:rFonts w:ascii="Calibri" w:hAnsi="Calibri" w:cs="Calibri"/>
        </w:rPr>
        <w:fldChar w:fldCharType="end"/>
      </w:r>
      <w:r w:rsidR="00651E95" w:rsidRPr="00FB61D6">
        <w:rPr>
          <w:rFonts w:ascii="Calibri" w:hAnsi="Calibri" w:cs="Calibri"/>
        </w:rPr>
        <w:t xml:space="preserve"> on August 15, 2022.</w:t>
      </w:r>
      <w:r w:rsidR="00C039E6">
        <w:rPr>
          <w:rFonts w:ascii="Calibri" w:hAnsi="Calibri" w:cs="Calibri"/>
        </w:rPr>
        <w:t xml:space="preserve"> They are in the “portion1_prepforcensus/</w:t>
      </w:r>
      <w:proofErr w:type="spellStart"/>
      <w:r w:rsidR="00C039E6">
        <w:rPr>
          <w:rFonts w:ascii="Calibri" w:hAnsi="Calibri" w:cs="Calibri"/>
        </w:rPr>
        <w:t>origdata</w:t>
      </w:r>
      <w:proofErr w:type="spellEnd"/>
      <w:r w:rsidR="00C039E6">
        <w:rPr>
          <w:rFonts w:ascii="Calibri" w:hAnsi="Calibri" w:cs="Calibri"/>
        </w:rPr>
        <w:t xml:space="preserve">/Hirsch” </w:t>
      </w:r>
      <w:proofErr w:type="gramStart"/>
      <w:r w:rsidR="00C039E6">
        <w:rPr>
          <w:rFonts w:ascii="Calibri" w:hAnsi="Calibri" w:cs="Calibri"/>
        </w:rPr>
        <w:t>folder</w:t>
      </w:r>
      <w:proofErr w:type="gramEnd"/>
    </w:p>
    <w:p w14:paraId="45490768" w14:textId="2DD344D2" w:rsidR="00D50D88" w:rsidRPr="00FB61D6" w:rsidRDefault="00FB61D6" w:rsidP="00D50D88">
      <w:pPr>
        <w:pStyle w:val="ListParagraph"/>
        <w:numPr>
          <w:ilvl w:val="0"/>
          <w:numId w:val="3"/>
        </w:numPr>
        <w:rPr>
          <w:rFonts w:ascii="Calibri" w:hAnsi="Calibri" w:cs="Calibri"/>
        </w:rPr>
      </w:pPr>
      <w:r>
        <w:rPr>
          <w:rFonts w:ascii="Calibri" w:hAnsi="Calibri" w:cs="Calibri"/>
        </w:rPr>
        <w:t>W</w:t>
      </w:r>
      <w:r w:rsidR="00651E95" w:rsidRPr="00FB61D6">
        <w:rPr>
          <w:rFonts w:ascii="Calibri" w:hAnsi="Calibri" w:cs="Calibri"/>
        </w:rPr>
        <w:t xml:space="preserve">e use data on </w:t>
      </w:r>
      <w:r>
        <w:rPr>
          <w:rFonts w:ascii="Calibri" w:hAnsi="Calibri" w:cs="Calibri"/>
        </w:rPr>
        <w:t xml:space="preserve">state and sub-state </w:t>
      </w:r>
      <w:r w:rsidR="00651E95" w:rsidRPr="00FB61D6">
        <w:rPr>
          <w:rFonts w:ascii="Calibri" w:hAnsi="Calibri" w:cs="Calibri"/>
        </w:rPr>
        <w:t xml:space="preserve">minimum wages from </w:t>
      </w:r>
      <w:proofErr w:type="spellStart"/>
      <w:r w:rsidR="00651E95" w:rsidRPr="00FB61D6">
        <w:rPr>
          <w:rFonts w:ascii="Calibri" w:hAnsi="Calibri" w:cs="Calibri"/>
        </w:rPr>
        <w:t>Vaghul</w:t>
      </w:r>
      <w:proofErr w:type="spellEnd"/>
      <w:r w:rsidR="00651E95" w:rsidRPr="00FB61D6">
        <w:rPr>
          <w:rFonts w:ascii="Calibri" w:hAnsi="Calibri" w:cs="Calibri"/>
        </w:rPr>
        <w:t xml:space="preserve"> and </w:t>
      </w:r>
      <w:proofErr w:type="spellStart"/>
      <w:r w:rsidR="00651E95" w:rsidRPr="00FB61D6">
        <w:rPr>
          <w:rFonts w:ascii="Calibri" w:hAnsi="Calibri" w:cs="Calibri"/>
        </w:rPr>
        <w:t>Zipperer</w:t>
      </w:r>
      <w:proofErr w:type="spellEnd"/>
      <w:r w:rsidR="00D50D88" w:rsidRPr="00FB61D6">
        <w:rPr>
          <w:rFonts w:ascii="Calibri" w:hAnsi="Calibri" w:cs="Calibri"/>
        </w:rPr>
        <w:t xml:space="preserve"> (2021). These data were downloaded from </w:t>
      </w:r>
      <w:hyperlink r:id="rId5" w:history="1">
        <w:r w:rsidR="00D50D88" w:rsidRPr="00FB61D6">
          <w:rPr>
            <w:rStyle w:val="Hyperlink"/>
            <w:rFonts w:ascii="Calibri" w:hAnsi="Calibri" w:cs="Calibri"/>
          </w:rPr>
          <w:t>https://github.com/benzipperer/historicalminwage/releases/tag/v1.3.0</w:t>
        </w:r>
      </w:hyperlink>
      <w:r w:rsidR="00D50D88" w:rsidRPr="00FB61D6">
        <w:rPr>
          <w:rFonts w:ascii="Calibri" w:hAnsi="Calibri" w:cs="Calibri"/>
        </w:rPr>
        <w:t>, on August 15, 2022.</w:t>
      </w:r>
      <w:r w:rsidR="00C039E6">
        <w:rPr>
          <w:rFonts w:ascii="Calibri" w:hAnsi="Calibri" w:cs="Calibri"/>
        </w:rPr>
        <w:t xml:space="preserve"> They are in the “portion1_prepforcensus/</w:t>
      </w:r>
      <w:proofErr w:type="spellStart"/>
      <w:r w:rsidR="00C039E6">
        <w:rPr>
          <w:rFonts w:ascii="Calibri" w:hAnsi="Calibri" w:cs="Calibri"/>
        </w:rPr>
        <w:t>origdata</w:t>
      </w:r>
      <w:proofErr w:type="spellEnd"/>
      <w:r w:rsidR="00C039E6">
        <w:rPr>
          <w:rFonts w:ascii="Calibri" w:hAnsi="Calibri" w:cs="Calibri"/>
        </w:rPr>
        <w:t>/</w:t>
      </w:r>
      <w:proofErr w:type="spellStart"/>
      <w:r w:rsidR="00C039E6">
        <w:rPr>
          <w:rFonts w:ascii="Calibri" w:hAnsi="Calibri" w:cs="Calibri"/>
        </w:rPr>
        <w:t>minwages</w:t>
      </w:r>
      <w:proofErr w:type="spellEnd"/>
      <w:r w:rsidR="00C039E6">
        <w:rPr>
          <w:rFonts w:ascii="Calibri" w:hAnsi="Calibri" w:cs="Calibri"/>
        </w:rPr>
        <w:t xml:space="preserve">” </w:t>
      </w:r>
      <w:proofErr w:type="gramStart"/>
      <w:r w:rsidR="00C039E6">
        <w:rPr>
          <w:rFonts w:ascii="Calibri" w:hAnsi="Calibri" w:cs="Calibri"/>
        </w:rPr>
        <w:t>folder</w:t>
      </w:r>
      <w:proofErr w:type="gramEnd"/>
    </w:p>
    <w:p w14:paraId="3696F5E2" w14:textId="77777777" w:rsidR="00D50D88" w:rsidRDefault="00D50D88" w:rsidP="00D50D88">
      <w:pPr>
        <w:rPr>
          <w:rFonts w:ascii="Calibri" w:hAnsi="Calibri" w:cs="Calibri"/>
        </w:rPr>
      </w:pPr>
    </w:p>
    <w:p w14:paraId="212EE688" w14:textId="597788B0" w:rsidR="00FB61D6" w:rsidRPr="00FB61D6" w:rsidRDefault="00FB61D6" w:rsidP="00D50D88">
      <w:pPr>
        <w:rPr>
          <w:rFonts w:ascii="Calibri" w:hAnsi="Calibri" w:cs="Calibri"/>
          <w:i/>
          <w:iCs/>
        </w:rPr>
      </w:pPr>
      <w:r w:rsidRPr="00FB61D6">
        <w:rPr>
          <w:rFonts w:ascii="Calibri" w:hAnsi="Calibri" w:cs="Calibri"/>
          <w:i/>
          <w:iCs/>
        </w:rPr>
        <w:t>Non-public, confidential data</w:t>
      </w:r>
    </w:p>
    <w:p w14:paraId="75C5BC68" w14:textId="1DADFB86" w:rsidR="005D68CE" w:rsidRPr="00D50D88" w:rsidRDefault="001A7D3B" w:rsidP="00D50D88">
      <w:pPr>
        <w:rPr>
          <w:rFonts w:ascii="Calibri" w:hAnsi="Calibri" w:cs="Calibri"/>
        </w:rPr>
      </w:pPr>
      <w:r w:rsidRPr="00C40C93">
        <w:rPr>
          <w:rFonts w:ascii="Calibri" w:hAnsi="Calibri" w:cs="Calibri"/>
        </w:rPr>
        <w:t>Much of the analysis relies on confidential microdata from the U.S. Census Bureau</w:t>
      </w:r>
      <w:r w:rsidR="006A4CBA">
        <w:rPr>
          <w:rFonts w:ascii="Calibri" w:hAnsi="Calibri" w:cs="Calibri"/>
        </w:rPr>
        <w:t xml:space="preserve"> (Bureau of the Census 2018b)</w:t>
      </w:r>
      <w:r w:rsidRPr="00C40C93">
        <w:rPr>
          <w:rFonts w:ascii="Calibri" w:hAnsi="Calibri" w:cs="Calibri"/>
        </w:rPr>
        <w:t xml:space="preserve">. </w:t>
      </w:r>
      <w:r w:rsidR="00C778FF" w:rsidRPr="00C40C93">
        <w:rPr>
          <w:rFonts w:ascii="Calibri" w:eastAsia="Times New Roman" w:hAnsi="Calibri" w:cs="Calibri"/>
        </w:rPr>
        <w:t xml:space="preserve">The files are </w:t>
      </w:r>
      <w:r w:rsidR="002C220D" w:rsidRPr="00C40C93">
        <w:rPr>
          <w:rFonts w:ascii="Calibri" w:eastAsia="Times New Roman" w:hAnsi="Calibri" w:cs="Calibri"/>
        </w:rPr>
        <w:t>only available to</w:t>
      </w:r>
      <w:r w:rsidR="00590D8B" w:rsidRPr="00C40C93">
        <w:rPr>
          <w:rFonts w:ascii="Calibri" w:eastAsia="Times New Roman" w:hAnsi="Calibri" w:cs="Calibri"/>
        </w:rPr>
        <w:t xml:space="preserve"> Census</w:t>
      </w:r>
      <w:r w:rsidR="002C220D" w:rsidRPr="00C40C93">
        <w:rPr>
          <w:rFonts w:ascii="Calibri" w:eastAsia="Times New Roman" w:hAnsi="Calibri" w:cs="Calibri"/>
        </w:rPr>
        <w:t xml:space="preserve"> internal </w:t>
      </w:r>
      <w:proofErr w:type="gramStart"/>
      <w:r w:rsidR="002C220D" w:rsidRPr="00C40C93">
        <w:rPr>
          <w:rFonts w:ascii="Calibri" w:eastAsia="Times New Roman" w:hAnsi="Calibri" w:cs="Calibri"/>
        </w:rPr>
        <w:t>researchers</w:t>
      </w:r>
      <w:r w:rsidR="00367AB0" w:rsidRPr="00C40C93">
        <w:rPr>
          <w:rFonts w:ascii="Calibri" w:eastAsia="Times New Roman" w:hAnsi="Calibri" w:cs="Calibri"/>
        </w:rPr>
        <w:t>, and</w:t>
      </w:r>
      <w:proofErr w:type="gramEnd"/>
      <w:r w:rsidR="00367AB0" w:rsidRPr="00C40C93">
        <w:rPr>
          <w:rFonts w:ascii="Calibri" w:eastAsia="Times New Roman" w:hAnsi="Calibri" w:cs="Calibri"/>
        </w:rPr>
        <w:t xml:space="preserve"> were accessed</w:t>
      </w:r>
      <w:r w:rsidR="002C220D" w:rsidRPr="00C40C93">
        <w:rPr>
          <w:rFonts w:ascii="Calibri" w:eastAsia="Times New Roman" w:hAnsi="Calibri" w:cs="Calibri"/>
        </w:rPr>
        <w:t xml:space="preserve"> under </w:t>
      </w:r>
      <w:r w:rsidR="00367AB0" w:rsidRPr="00C40C93">
        <w:rPr>
          <w:rFonts w:ascii="Calibri" w:eastAsia="Times New Roman" w:hAnsi="Calibri" w:cs="Calibri"/>
        </w:rPr>
        <w:t xml:space="preserve">DMS </w:t>
      </w:r>
      <w:r w:rsidR="002C220D" w:rsidRPr="00C40C93">
        <w:rPr>
          <w:rFonts w:ascii="Calibri" w:eastAsia="Times New Roman" w:hAnsi="Calibri" w:cs="Calibri"/>
        </w:rPr>
        <w:t xml:space="preserve">Project 6000266 (subproject 7515812).  </w:t>
      </w:r>
      <w:r w:rsidR="005D68CE" w:rsidRPr="00C40C93">
        <w:rPr>
          <w:rFonts w:ascii="Calibri" w:eastAsia="Times New Roman" w:hAnsi="Calibri" w:cs="Calibri"/>
        </w:rPr>
        <w:t xml:space="preserve">Although variants of the LEHD data are </w:t>
      </w:r>
      <w:r w:rsidR="00C778FF" w:rsidRPr="00C40C93">
        <w:rPr>
          <w:rFonts w:ascii="Calibri" w:eastAsia="Times New Roman" w:hAnsi="Calibri" w:cs="Calibri"/>
        </w:rPr>
        <w:t xml:space="preserve">available to external researchers </w:t>
      </w:r>
      <w:r w:rsidR="005D68CE" w:rsidRPr="00C40C93">
        <w:rPr>
          <w:rFonts w:ascii="Calibri" w:eastAsia="Times New Roman" w:hAnsi="Calibri" w:cs="Calibri"/>
        </w:rPr>
        <w:t>with Census Special Sworn Status working on approved projects, these are different versions than the ones used for this project. The LEHD files used for this project are available only to internal Census Bureau researchers, and cannot be obtained by external researchers, even those with Special Sworn Status</w:t>
      </w:r>
      <w:r w:rsidR="00C778FF" w:rsidRPr="00C40C93">
        <w:rPr>
          <w:rFonts w:ascii="Calibri" w:eastAsia="Times New Roman" w:hAnsi="Calibri" w:cs="Calibri"/>
        </w:rPr>
        <w:t>.</w:t>
      </w:r>
      <w:r w:rsidR="00BC14B0" w:rsidRPr="00C40C93">
        <w:rPr>
          <w:rFonts w:ascii="Calibri" w:hAnsi="Calibri" w:cs="Calibri"/>
          <w:b/>
          <w:bCs/>
        </w:rPr>
        <w:t xml:space="preserve"> </w:t>
      </w:r>
    </w:p>
    <w:p w14:paraId="59B04319" w14:textId="616BD22B" w:rsidR="005D68CE" w:rsidRPr="00C40C93" w:rsidRDefault="005D68CE" w:rsidP="00BC14B0">
      <w:pPr>
        <w:spacing w:before="100" w:beforeAutospacing="1" w:after="100" w:afterAutospacing="1"/>
        <w:rPr>
          <w:rFonts w:ascii="Calibri" w:eastAsia="Times New Roman" w:hAnsi="Calibri" w:cs="Calibri"/>
        </w:rPr>
      </w:pPr>
      <w:r w:rsidRPr="00C40C93">
        <w:rPr>
          <w:rFonts w:ascii="Calibri" w:eastAsia="Times New Roman" w:hAnsi="Calibri" w:cs="Calibri"/>
        </w:rPr>
        <w:t>The archive includes the programs that we used to analyze the confidential Census data and the results of those programs that were cleared for release by the Census disclosure review process. The programs drew on the following files, available only inside the Census secure computing environment:</w:t>
      </w:r>
    </w:p>
    <w:p w14:paraId="2E38699C" w14:textId="03874051" w:rsidR="001A7D3B" w:rsidRPr="00C40C93" w:rsidRDefault="00590D8B" w:rsidP="001A7D3B">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p</w:t>
      </w:r>
      <w:r w:rsidR="00041D54" w:rsidRPr="00C40C93">
        <w:rPr>
          <w:rFonts w:ascii="Calibri" w:eastAsia="Times New Roman" w:hAnsi="Calibri" w:cs="Calibri"/>
        </w:rPr>
        <w:t>hf_interleave_</w:t>
      </w:r>
      <w:proofErr w:type="gramStart"/>
      <w:r w:rsidR="00041D54" w:rsidRPr="00C40C93">
        <w:rPr>
          <w:rFonts w:ascii="Calibri" w:eastAsia="Times New Roman" w:hAnsi="Calibri" w:cs="Calibri"/>
        </w:rPr>
        <w:t>b.sas</w:t>
      </w:r>
      <w:proofErr w:type="gramEnd"/>
      <w:r w:rsidR="00041D54" w:rsidRPr="00C40C93">
        <w:rPr>
          <w:rFonts w:ascii="Calibri" w:eastAsia="Times New Roman" w:hAnsi="Calibri" w:cs="Calibri"/>
        </w:rPr>
        <w:t xml:space="preserve">7bdat </w:t>
      </w:r>
    </w:p>
    <w:p w14:paraId="069D2E93" w14:textId="24F84270" w:rsidR="00041D54" w:rsidRPr="00C40C93" w:rsidRDefault="00590D8B" w:rsidP="001A7D3B">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e</w:t>
      </w:r>
      <w:r w:rsidR="00041D54" w:rsidRPr="00C40C93">
        <w:rPr>
          <w:rFonts w:ascii="Calibri" w:eastAsia="Times New Roman" w:hAnsi="Calibri" w:cs="Calibri"/>
        </w:rPr>
        <w:t>cf_interleave_seinunit_t13.sas7bdat</w:t>
      </w:r>
    </w:p>
    <w:p w14:paraId="2BB235FD" w14:textId="7ABB5DAF" w:rsidR="001A7D3B" w:rsidRPr="00C40C93" w:rsidRDefault="00041D54" w:rsidP="001A7D3B">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icf_</w:t>
      </w:r>
      <w:proofErr w:type="gramStart"/>
      <w:r w:rsidRPr="00C40C93">
        <w:rPr>
          <w:rFonts w:ascii="Calibri" w:eastAsia="Times New Roman" w:hAnsi="Calibri" w:cs="Calibri"/>
        </w:rPr>
        <w:t>us</w:t>
      </w:r>
      <w:r w:rsidR="00590D8B" w:rsidRPr="00C40C93">
        <w:rPr>
          <w:rFonts w:ascii="Calibri" w:eastAsia="Times New Roman" w:hAnsi="Calibri" w:cs="Calibri"/>
        </w:rPr>
        <w:t>.sas</w:t>
      </w:r>
      <w:proofErr w:type="gramEnd"/>
      <w:r w:rsidR="00590D8B" w:rsidRPr="00C40C93">
        <w:rPr>
          <w:rFonts w:ascii="Calibri" w:eastAsia="Times New Roman" w:hAnsi="Calibri" w:cs="Calibri"/>
        </w:rPr>
        <w:t>7bdat</w:t>
      </w:r>
      <w:r w:rsidRPr="00C40C93">
        <w:rPr>
          <w:rFonts w:ascii="Calibri" w:eastAsia="Times New Roman" w:hAnsi="Calibri" w:cs="Calibri"/>
        </w:rPr>
        <w:t xml:space="preserve"> </w:t>
      </w:r>
    </w:p>
    <w:p w14:paraId="2B57EB12" w14:textId="037A1DB7" w:rsidR="00041D54" w:rsidRPr="00C40C93" w:rsidRDefault="00041D54" w:rsidP="001A7D3B">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vpers2001_1yr.sas7bdat</w:t>
      </w:r>
    </w:p>
    <w:p w14:paraId="26257893" w14:textId="376ACBCD"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vpers2002_1yr.sas7bdat</w:t>
      </w:r>
    </w:p>
    <w:p w14:paraId="068F585B" w14:textId="42C6EAEC"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vpers2003_1yr.sas7bdat</w:t>
      </w:r>
    </w:p>
    <w:p w14:paraId="443D40F9" w14:textId="02E30C87"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vpers2004_1yr.sas7bdat</w:t>
      </w:r>
    </w:p>
    <w:p w14:paraId="7CF266D9" w14:textId="2FD0F5E8"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vpers2005_1yr.sas7bdat</w:t>
      </w:r>
    </w:p>
    <w:p w14:paraId="7A607D3A" w14:textId="2883D145"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vpers2006_1yr.sas7bdat</w:t>
      </w:r>
    </w:p>
    <w:p w14:paraId="62B11793" w14:textId="72576CA9"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vpers2007_1yr.sas7bdat</w:t>
      </w:r>
    </w:p>
    <w:p w14:paraId="3EE245D5" w14:textId="0A29DBB7"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vpers2008_1yr.sas7bdat</w:t>
      </w:r>
    </w:p>
    <w:p w14:paraId="099DD7A5" w14:textId="370CBA98"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vpers2009_1yr.sas7bdat</w:t>
      </w:r>
    </w:p>
    <w:p w14:paraId="07669190" w14:textId="46A9DE55"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lastRenderedPageBreak/>
        <w:t>vpers2010_1yr.sas7bdat</w:t>
      </w:r>
    </w:p>
    <w:p w14:paraId="04EAF2C5" w14:textId="36F1EF37"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vpers2011_1yr.sas7bdat</w:t>
      </w:r>
    </w:p>
    <w:p w14:paraId="44701E8C" w14:textId="483DB91C"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vpers2012_1yr.sas7bdat</w:t>
      </w:r>
    </w:p>
    <w:p w14:paraId="1C50B66E" w14:textId="6EE88329"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vpers2013_1yr.sas7bdat</w:t>
      </w:r>
    </w:p>
    <w:p w14:paraId="5F735E12" w14:textId="11E44868"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vpers2014_1yr.sas7bdat</w:t>
      </w:r>
    </w:p>
    <w:p w14:paraId="4A58D744" w14:textId="497D3F6D" w:rsidR="00D50D88" w:rsidRPr="00D50D88" w:rsidRDefault="00041D54" w:rsidP="00D50D88">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vpers2015_1yr.sas7bdat</w:t>
      </w:r>
    </w:p>
    <w:p w14:paraId="731B8B80" w14:textId="55858CC0" w:rsidR="00041D54" w:rsidRPr="00C40C93" w:rsidRDefault="00041D54" w:rsidP="001A7D3B">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acs2016_vpers_1yr.sas7bdat</w:t>
      </w:r>
    </w:p>
    <w:p w14:paraId="6D57C75B" w14:textId="0D748182" w:rsidR="00D50D88" w:rsidRPr="00D50D88" w:rsidRDefault="00041D54" w:rsidP="00D50D88">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acs2017_vpers_1yr.sas7bdat</w:t>
      </w:r>
    </w:p>
    <w:p w14:paraId="57B4714E" w14:textId="71D6F3C2" w:rsidR="00041D54" w:rsidRPr="00C40C93" w:rsidRDefault="00041D54" w:rsidP="001A7D3B">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crosswalk_acs2001.sas7bdat</w:t>
      </w:r>
    </w:p>
    <w:p w14:paraId="61388CE4" w14:textId="0F0ED442"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crosswalk_acs2002.sas7bdat</w:t>
      </w:r>
    </w:p>
    <w:p w14:paraId="5181FB31" w14:textId="3DC5E43C"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crosswalk_acs2003.sas7bdat</w:t>
      </w:r>
    </w:p>
    <w:p w14:paraId="028E6404" w14:textId="66AC72A2"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crosswalk_acs2004.sas7bdat</w:t>
      </w:r>
    </w:p>
    <w:p w14:paraId="2B9F9F6F" w14:textId="79A80F4B"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crosswalk_acs2005.sas7bdat</w:t>
      </w:r>
    </w:p>
    <w:p w14:paraId="25B41EB9" w14:textId="0569DF45"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crosswalk_acs2006.sas7bdat</w:t>
      </w:r>
    </w:p>
    <w:p w14:paraId="0A0B6EEF" w14:textId="278EACE1"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crosswalk_acs2007.sas7bdat</w:t>
      </w:r>
    </w:p>
    <w:p w14:paraId="73AB847D" w14:textId="18FCE1D3"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crosswalk_acs2008.sas7bdat</w:t>
      </w:r>
    </w:p>
    <w:p w14:paraId="16069C0F" w14:textId="4017DE9B"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crosswalk_acs2009.sas7bdat</w:t>
      </w:r>
    </w:p>
    <w:p w14:paraId="169DAD77" w14:textId="2BF0CF28"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crosswalk_acs2010.sas7bdat</w:t>
      </w:r>
    </w:p>
    <w:p w14:paraId="3A1462AE" w14:textId="2BAEE04B"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crosswalk_acs2011.sas7bdat</w:t>
      </w:r>
    </w:p>
    <w:p w14:paraId="3B1A8CBF" w14:textId="5CC299AF"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crosswalk_acs2012.sas7bdat</w:t>
      </w:r>
    </w:p>
    <w:p w14:paraId="04964592" w14:textId="3213B896"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crosswalk_acs2013.sas7bdat</w:t>
      </w:r>
    </w:p>
    <w:p w14:paraId="13F79EC6" w14:textId="2C190065"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crosswalk_acs2014.sas7bdat</w:t>
      </w:r>
    </w:p>
    <w:p w14:paraId="1D92D644" w14:textId="324140E9"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crosswalk_acs2015.sas7bdat</w:t>
      </w:r>
    </w:p>
    <w:p w14:paraId="2532BB5B" w14:textId="6F3B6D2C" w:rsidR="00041D54" w:rsidRPr="00C40C93" w:rsidRDefault="00041D54" w:rsidP="00041D54">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crosswalk_acs2016.sas7bdat</w:t>
      </w:r>
    </w:p>
    <w:p w14:paraId="524D3AC4" w14:textId="7BC3CEAE" w:rsidR="005D68CE" w:rsidRPr="00C40C93" w:rsidRDefault="00041D54" w:rsidP="005D68CE">
      <w:pPr>
        <w:numPr>
          <w:ilvl w:val="1"/>
          <w:numId w:val="2"/>
        </w:numPr>
        <w:spacing w:before="100" w:beforeAutospacing="1" w:after="100" w:afterAutospacing="1"/>
        <w:ind w:left="2160"/>
        <w:rPr>
          <w:rFonts w:ascii="Calibri" w:eastAsia="Times New Roman" w:hAnsi="Calibri" w:cs="Calibri"/>
        </w:rPr>
      </w:pPr>
      <w:r w:rsidRPr="00C40C93">
        <w:rPr>
          <w:rFonts w:ascii="Calibri" w:eastAsia="Times New Roman" w:hAnsi="Calibri" w:cs="Calibri"/>
        </w:rPr>
        <w:t>crosswalk_acs2017.sas7bdat</w:t>
      </w:r>
    </w:p>
    <w:p w14:paraId="31DB93C8" w14:textId="7C9E25FF" w:rsidR="005D68CE" w:rsidRPr="000F7DA1" w:rsidRDefault="005D68CE" w:rsidP="00BC14B0">
      <w:pPr>
        <w:spacing w:before="100" w:beforeAutospacing="1" w:after="100" w:afterAutospacing="1"/>
        <w:rPr>
          <w:rFonts w:ascii="Calibri" w:eastAsia="Times New Roman" w:hAnsi="Calibri" w:cs="Calibri"/>
        </w:rPr>
      </w:pPr>
      <w:r w:rsidRPr="000F7DA1">
        <w:rPr>
          <w:rFonts w:ascii="Calibri" w:eastAsia="Times New Roman" w:hAnsi="Calibri" w:cs="Calibri"/>
        </w:rPr>
        <w:t>The first three files contain LEHD data, as well as geographic information on LEHD observations. We used versions of these files that contained data through 2018. The Census Bureau updates these files annually with new records; our code should work with the updated data, as it excludes post-2018 observations. The remaining files contain ACS data and information needed to link the ACS respondents to the LEHD.</w:t>
      </w:r>
    </w:p>
    <w:p w14:paraId="61C7226E" w14:textId="6169C5F1" w:rsidR="00BC14B0" w:rsidRPr="00C40C93" w:rsidRDefault="00BC14B0" w:rsidP="00BC14B0">
      <w:pPr>
        <w:spacing w:before="100" w:beforeAutospacing="1" w:after="100" w:afterAutospacing="1"/>
        <w:rPr>
          <w:rFonts w:ascii="Calibri" w:eastAsia="Times New Roman" w:hAnsi="Calibri" w:cs="Calibri"/>
          <w:b/>
          <w:bCs/>
        </w:rPr>
      </w:pPr>
      <w:r w:rsidRPr="00C40C93">
        <w:rPr>
          <w:rFonts w:ascii="Calibri" w:eastAsia="Times New Roman" w:hAnsi="Calibri" w:cs="Calibri"/>
          <w:b/>
          <w:bCs/>
        </w:rPr>
        <w:t>Computational requirements</w:t>
      </w:r>
    </w:p>
    <w:p w14:paraId="0A687D2F" w14:textId="7693B321" w:rsidR="00BC14B0" w:rsidRPr="00C40C93" w:rsidRDefault="00BC14B0" w:rsidP="00BC14B0">
      <w:p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The repository includes scripts that govern </w:t>
      </w:r>
      <w:proofErr w:type="gramStart"/>
      <w:r w:rsidRPr="00C40C93">
        <w:rPr>
          <w:rFonts w:ascii="Calibri" w:eastAsia="Times New Roman" w:hAnsi="Calibri" w:cs="Calibri"/>
        </w:rPr>
        <w:t>all of</w:t>
      </w:r>
      <w:proofErr w:type="gramEnd"/>
      <w:r w:rsidRPr="00C40C93">
        <w:rPr>
          <w:rFonts w:ascii="Calibri" w:eastAsia="Times New Roman" w:hAnsi="Calibri" w:cs="Calibri"/>
        </w:rPr>
        <w:t xml:space="preserve"> the analysis. They should be run in the following order:</w:t>
      </w:r>
    </w:p>
    <w:p w14:paraId="4C1F647F" w14:textId="7E327E0C" w:rsidR="00BC14B0" w:rsidRPr="00C40C93" w:rsidRDefault="00D50D88" w:rsidP="00BC14B0">
      <w:pPr>
        <w:pStyle w:val="ListParagraph"/>
        <w:numPr>
          <w:ilvl w:val="0"/>
          <w:numId w:val="1"/>
        </w:numPr>
        <w:spacing w:before="100" w:beforeAutospacing="1" w:after="100" w:afterAutospacing="1"/>
        <w:rPr>
          <w:rFonts w:ascii="Calibri" w:eastAsia="Times New Roman" w:hAnsi="Calibri" w:cs="Calibri"/>
        </w:rPr>
      </w:pPr>
      <w:r>
        <w:rPr>
          <w:rFonts w:ascii="Calibri" w:eastAsia="Times New Roman" w:hAnsi="Calibri" w:cs="Calibri"/>
        </w:rPr>
        <w:t>P</w:t>
      </w:r>
      <w:r w:rsidR="00BC14B0" w:rsidRPr="00C40C93">
        <w:rPr>
          <w:rFonts w:ascii="Calibri" w:eastAsia="Times New Roman" w:hAnsi="Calibri" w:cs="Calibri"/>
        </w:rPr>
        <w:t>ortion</w:t>
      </w:r>
      <w:r>
        <w:rPr>
          <w:rFonts w:ascii="Calibri" w:eastAsia="Times New Roman" w:hAnsi="Calibri" w:cs="Calibri"/>
        </w:rPr>
        <w:t xml:space="preserve"> 1</w:t>
      </w:r>
      <w:r w:rsidR="00BC14B0" w:rsidRPr="00C40C93">
        <w:rPr>
          <w:rFonts w:ascii="Calibri" w:eastAsia="Times New Roman" w:hAnsi="Calibri" w:cs="Calibri"/>
        </w:rPr>
        <w:t xml:space="preserve">: </w:t>
      </w:r>
      <w:r>
        <w:rPr>
          <w:rFonts w:ascii="Calibri" w:eastAsia="Times New Roman" w:hAnsi="Calibri" w:cs="Calibri"/>
        </w:rPr>
        <w:t>portion1_prepforcensus</w:t>
      </w:r>
      <w:r w:rsidR="00BC14B0" w:rsidRPr="00C40C93">
        <w:rPr>
          <w:rFonts w:ascii="Calibri" w:eastAsia="Times New Roman" w:hAnsi="Calibri" w:cs="Calibri"/>
        </w:rPr>
        <w:t>/code/main_</w:t>
      </w:r>
      <w:r>
        <w:rPr>
          <w:rFonts w:ascii="Calibri" w:eastAsia="Times New Roman" w:hAnsi="Calibri" w:cs="Calibri"/>
        </w:rPr>
        <w:t>prepforcensus</w:t>
      </w:r>
      <w:r w:rsidR="00BC14B0" w:rsidRPr="00C40C93">
        <w:rPr>
          <w:rFonts w:ascii="Calibri" w:eastAsia="Times New Roman" w:hAnsi="Calibri" w:cs="Calibri"/>
        </w:rPr>
        <w:t>.do</w:t>
      </w:r>
    </w:p>
    <w:p w14:paraId="435C9BBA" w14:textId="1019D55D" w:rsidR="00BC14B0" w:rsidRPr="00C40C93" w:rsidRDefault="00D50D88" w:rsidP="00BC14B0">
      <w:pPr>
        <w:pStyle w:val="ListParagraph"/>
        <w:numPr>
          <w:ilvl w:val="0"/>
          <w:numId w:val="1"/>
        </w:numPr>
        <w:spacing w:before="100" w:beforeAutospacing="1" w:after="100" w:afterAutospacing="1"/>
        <w:rPr>
          <w:rFonts w:ascii="Calibri" w:eastAsia="Times New Roman" w:hAnsi="Calibri" w:cs="Calibri"/>
        </w:rPr>
      </w:pPr>
      <w:r>
        <w:rPr>
          <w:rFonts w:ascii="Calibri" w:eastAsia="Times New Roman" w:hAnsi="Calibri" w:cs="Calibri"/>
        </w:rPr>
        <w:t>Portion 2</w:t>
      </w:r>
      <w:r w:rsidR="00BC14B0" w:rsidRPr="00C40C93">
        <w:rPr>
          <w:rFonts w:ascii="Calibri" w:eastAsia="Times New Roman" w:hAnsi="Calibri" w:cs="Calibri"/>
        </w:rPr>
        <w:t xml:space="preserve">: </w:t>
      </w:r>
      <w:r>
        <w:rPr>
          <w:rFonts w:ascii="Calibri" w:eastAsia="Times New Roman" w:hAnsi="Calibri" w:cs="Calibri"/>
        </w:rPr>
        <w:t>portion2_atcensus/code/main_atcensus.do</w:t>
      </w:r>
    </w:p>
    <w:p w14:paraId="2410B8A9" w14:textId="3F3DF7B7" w:rsidR="005D68CE" w:rsidRPr="00C40C93" w:rsidRDefault="00D50D88" w:rsidP="005D68CE">
      <w:pPr>
        <w:pStyle w:val="ListParagraph"/>
        <w:numPr>
          <w:ilvl w:val="0"/>
          <w:numId w:val="1"/>
        </w:numPr>
        <w:spacing w:before="100" w:beforeAutospacing="1" w:after="100" w:afterAutospacing="1"/>
        <w:rPr>
          <w:rFonts w:ascii="Calibri" w:eastAsia="Times New Roman" w:hAnsi="Calibri" w:cs="Calibri"/>
        </w:rPr>
      </w:pPr>
      <w:r>
        <w:rPr>
          <w:rFonts w:ascii="Calibri" w:eastAsia="Times New Roman" w:hAnsi="Calibri" w:cs="Calibri"/>
        </w:rPr>
        <w:t>Portion 3: portion3_postdisclosure</w:t>
      </w:r>
      <w:r w:rsidR="00BC14B0" w:rsidRPr="00C40C93">
        <w:rPr>
          <w:rFonts w:ascii="Calibri" w:eastAsia="Times New Roman" w:hAnsi="Calibri" w:cs="Calibri"/>
        </w:rPr>
        <w:t>/code/main_postdisclosure.do</w:t>
      </w:r>
    </w:p>
    <w:p w14:paraId="284E49C7" w14:textId="77777777" w:rsidR="00FB61D6" w:rsidRDefault="00375B88" w:rsidP="00BC14B0">
      <w:pPr>
        <w:spacing w:before="100" w:beforeAutospacing="1" w:after="100" w:afterAutospacing="1"/>
        <w:rPr>
          <w:rFonts w:ascii="Calibri" w:eastAsia="Times New Roman" w:hAnsi="Calibri" w:cs="Calibri"/>
          <w:i/>
          <w:iCs/>
        </w:rPr>
      </w:pPr>
      <w:r w:rsidRPr="00FB61D6">
        <w:rPr>
          <w:rFonts w:ascii="Calibri" w:eastAsia="Times New Roman" w:hAnsi="Calibri" w:cs="Calibri"/>
          <w:i/>
          <w:iCs/>
        </w:rPr>
        <w:t>Public components</w:t>
      </w:r>
    </w:p>
    <w:p w14:paraId="7767A12B" w14:textId="2413D7E6" w:rsidR="00BC14B0" w:rsidRPr="00FB61D6" w:rsidRDefault="00BC14B0" w:rsidP="00BC14B0">
      <w:pPr>
        <w:spacing w:before="100" w:beforeAutospacing="1" w:after="100" w:afterAutospacing="1"/>
        <w:rPr>
          <w:rFonts w:ascii="Calibri" w:eastAsia="Times New Roman" w:hAnsi="Calibri" w:cs="Calibri"/>
          <w:i/>
          <w:iCs/>
        </w:rPr>
      </w:pPr>
      <w:r w:rsidRPr="00C40C93">
        <w:rPr>
          <w:rFonts w:ascii="Calibri" w:eastAsia="Times New Roman" w:hAnsi="Calibri" w:cs="Calibri"/>
        </w:rPr>
        <w:lastRenderedPageBreak/>
        <w:t xml:space="preserve">The code in the first and third portions was executed on a </w:t>
      </w:r>
      <w:r w:rsidR="00375B88" w:rsidRPr="00C40C93">
        <w:rPr>
          <w:rFonts w:ascii="Calibri" w:eastAsia="Times New Roman" w:hAnsi="Calibri" w:cs="Calibri"/>
        </w:rPr>
        <w:t>64-bit Linu</w:t>
      </w:r>
      <w:r w:rsidRPr="00C40C93">
        <w:rPr>
          <w:rFonts w:ascii="Calibri" w:eastAsia="Times New Roman" w:hAnsi="Calibri" w:cs="Calibri"/>
        </w:rPr>
        <w:t xml:space="preserve">x system </w:t>
      </w:r>
      <w:r w:rsidR="00375B88" w:rsidRPr="00C40C93">
        <w:rPr>
          <w:rFonts w:ascii="Calibri" w:eastAsia="Times New Roman" w:hAnsi="Calibri" w:cs="Calibri"/>
        </w:rPr>
        <w:t>with 16</w:t>
      </w:r>
      <w:r w:rsidR="00631F22" w:rsidRPr="00C40C93">
        <w:rPr>
          <w:rFonts w:ascii="Calibri" w:eastAsia="Times New Roman" w:hAnsi="Calibri" w:cs="Calibri"/>
        </w:rPr>
        <w:t xml:space="preserve"> </w:t>
      </w:r>
      <w:r w:rsidR="00375B88" w:rsidRPr="00C40C93">
        <w:rPr>
          <w:rFonts w:ascii="Calibri" w:eastAsia="Times New Roman" w:hAnsi="Calibri" w:cs="Calibri"/>
        </w:rPr>
        <w:t xml:space="preserve">processors </w:t>
      </w:r>
      <w:r w:rsidRPr="00C40C93">
        <w:rPr>
          <w:rFonts w:ascii="Calibri" w:eastAsia="Times New Roman" w:hAnsi="Calibri" w:cs="Calibri"/>
        </w:rPr>
        <w:t>maintained by the UC Berkeley Department of Economics. It used:</w:t>
      </w:r>
    </w:p>
    <w:p w14:paraId="3FD4AA27" w14:textId="2B952F70" w:rsidR="00BC14B0" w:rsidRPr="00C40C93" w:rsidRDefault="00BC14B0" w:rsidP="00BC14B0">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Stata</w:t>
      </w:r>
      <w:r w:rsidR="00375B88" w:rsidRPr="00C40C93">
        <w:rPr>
          <w:rFonts w:ascii="Calibri" w:eastAsia="Times New Roman" w:hAnsi="Calibri" w:cs="Calibri"/>
        </w:rPr>
        <w:t>-MP</w:t>
      </w:r>
      <w:r w:rsidRPr="00C40C93">
        <w:rPr>
          <w:rFonts w:ascii="Calibri" w:eastAsia="Times New Roman" w:hAnsi="Calibri" w:cs="Calibri"/>
        </w:rPr>
        <w:t xml:space="preserve"> (version 18.0)</w:t>
      </w:r>
      <w:r w:rsidR="006A4CBA">
        <w:rPr>
          <w:rFonts w:ascii="Calibri" w:eastAsia="Times New Roman" w:hAnsi="Calibri" w:cs="Calibri"/>
        </w:rPr>
        <w:t>, with add-on packages</w:t>
      </w:r>
    </w:p>
    <w:p w14:paraId="0E7D1000" w14:textId="759AE282" w:rsidR="009A0DFE" w:rsidRDefault="009A0DFE" w:rsidP="00BC14B0">
      <w:pPr>
        <w:pStyle w:val="ListParagraph"/>
        <w:numPr>
          <w:ilvl w:val="1"/>
          <w:numId w:val="1"/>
        </w:numPr>
        <w:spacing w:before="100" w:beforeAutospacing="1" w:after="100" w:afterAutospacing="1"/>
        <w:rPr>
          <w:rFonts w:ascii="Calibri" w:eastAsia="Times New Roman" w:hAnsi="Calibri" w:cs="Calibri"/>
        </w:rPr>
      </w:pPr>
      <w:proofErr w:type="spellStart"/>
      <w:r>
        <w:rPr>
          <w:rFonts w:ascii="Calibri" w:eastAsia="Times New Roman" w:hAnsi="Calibri" w:cs="Calibri"/>
        </w:rPr>
        <w:t>cleanplots</w:t>
      </w:r>
      <w:proofErr w:type="spellEnd"/>
      <w:r>
        <w:rPr>
          <w:rFonts w:ascii="Calibri" w:eastAsia="Times New Roman" w:hAnsi="Calibri" w:cs="Calibri"/>
        </w:rPr>
        <w:t xml:space="preserve"> (as of 2023-08-25)</w:t>
      </w:r>
    </w:p>
    <w:p w14:paraId="16FA5F31" w14:textId="7875BE77" w:rsidR="009A0DFE" w:rsidRDefault="009A0DFE" w:rsidP="00BC14B0">
      <w:pPr>
        <w:pStyle w:val="ListParagraph"/>
        <w:numPr>
          <w:ilvl w:val="1"/>
          <w:numId w:val="1"/>
        </w:numPr>
        <w:spacing w:before="100" w:beforeAutospacing="1" w:after="100" w:afterAutospacing="1"/>
        <w:rPr>
          <w:rFonts w:ascii="Calibri" w:eastAsia="Times New Roman" w:hAnsi="Calibri" w:cs="Calibri"/>
        </w:rPr>
      </w:pPr>
      <w:r>
        <w:rPr>
          <w:rFonts w:ascii="Calibri" w:eastAsia="Times New Roman" w:hAnsi="Calibri" w:cs="Calibri"/>
        </w:rPr>
        <w:t>gr0070/</w:t>
      </w:r>
      <w:proofErr w:type="spellStart"/>
      <w:r>
        <w:rPr>
          <w:rFonts w:ascii="Calibri" w:eastAsia="Times New Roman" w:hAnsi="Calibri" w:cs="Calibri"/>
        </w:rPr>
        <w:t>plotplain</w:t>
      </w:r>
      <w:proofErr w:type="spellEnd"/>
      <w:r>
        <w:rPr>
          <w:rFonts w:ascii="Calibri" w:eastAsia="Times New Roman" w:hAnsi="Calibri" w:cs="Calibri"/>
        </w:rPr>
        <w:t xml:space="preserve"> (as of 2023-08-25)</w:t>
      </w:r>
    </w:p>
    <w:p w14:paraId="68C2392E" w14:textId="5C177B96" w:rsidR="009A0DFE" w:rsidRDefault="009A0DFE" w:rsidP="00BC14B0">
      <w:pPr>
        <w:pStyle w:val="ListParagraph"/>
        <w:numPr>
          <w:ilvl w:val="1"/>
          <w:numId w:val="1"/>
        </w:numPr>
        <w:spacing w:before="100" w:beforeAutospacing="1" w:after="100" w:afterAutospacing="1"/>
        <w:rPr>
          <w:rFonts w:ascii="Calibri" w:eastAsia="Times New Roman" w:hAnsi="Calibri" w:cs="Calibri"/>
        </w:rPr>
      </w:pPr>
      <w:r>
        <w:rPr>
          <w:rFonts w:ascii="Calibri" w:eastAsia="Times New Roman" w:hAnsi="Calibri" w:cs="Calibri"/>
        </w:rPr>
        <w:t>grc1leg2 (as of 2023-08-25)</w:t>
      </w:r>
    </w:p>
    <w:p w14:paraId="2220BD76" w14:textId="6A4D308E" w:rsidR="009A0DFE" w:rsidRDefault="009A0DFE" w:rsidP="00BC14B0">
      <w:pPr>
        <w:pStyle w:val="ListParagraph"/>
        <w:numPr>
          <w:ilvl w:val="1"/>
          <w:numId w:val="1"/>
        </w:numPr>
        <w:spacing w:before="100" w:beforeAutospacing="1" w:after="100" w:afterAutospacing="1"/>
        <w:rPr>
          <w:rFonts w:ascii="Calibri" w:eastAsia="Times New Roman" w:hAnsi="Calibri" w:cs="Calibri"/>
        </w:rPr>
      </w:pPr>
      <w:proofErr w:type="spellStart"/>
      <w:r>
        <w:rPr>
          <w:rFonts w:ascii="Calibri" w:eastAsia="Times New Roman" w:hAnsi="Calibri" w:cs="Calibri"/>
        </w:rPr>
        <w:t>estout</w:t>
      </w:r>
      <w:proofErr w:type="spellEnd"/>
      <w:r>
        <w:rPr>
          <w:rFonts w:ascii="Calibri" w:eastAsia="Times New Roman" w:hAnsi="Calibri" w:cs="Calibri"/>
        </w:rPr>
        <w:t>/</w:t>
      </w:r>
      <w:proofErr w:type="spellStart"/>
      <w:r>
        <w:rPr>
          <w:rFonts w:ascii="Calibri" w:eastAsia="Times New Roman" w:hAnsi="Calibri" w:cs="Calibri"/>
        </w:rPr>
        <w:t>esttab</w:t>
      </w:r>
      <w:proofErr w:type="spellEnd"/>
      <w:r>
        <w:rPr>
          <w:rFonts w:ascii="Calibri" w:eastAsia="Times New Roman" w:hAnsi="Calibri" w:cs="Calibri"/>
        </w:rPr>
        <w:t xml:space="preserve"> (as of 2023-08-25)</w:t>
      </w:r>
    </w:p>
    <w:p w14:paraId="2789E1E7" w14:textId="75DD94FE" w:rsidR="00BC14B0" w:rsidRPr="00C40C93" w:rsidRDefault="00BC14B0" w:rsidP="00BC14B0">
      <w:pPr>
        <w:pStyle w:val="ListParagraph"/>
        <w:numPr>
          <w:ilvl w:val="1"/>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Instructions for obtaining these packages are in </w:t>
      </w:r>
      <w:r w:rsidR="00375B88" w:rsidRPr="00C40C93">
        <w:rPr>
          <w:rFonts w:ascii="Calibri" w:eastAsia="Times New Roman" w:hAnsi="Calibri" w:cs="Calibri"/>
        </w:rPr>
        <w:t>comments in main_postdisclosure.do.</w:t>
      </w:r>
    </w:p>
    <w:p w14:paraId="1C6633CC" w14:textId="01CCCC00" w:rsidR="00375B88" w:rsidRPr="00C40C93" w:rsidRDefault="00375B88" w:rsidP="00375B88">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SAS (version 9.4)</w:t>
      </w:r>
    </w:p>
    <w:p w14:paraId="28E24F9B" w14:textId="46495E4C" w:rsidR="00375B88" w:rsidRPr="00C40C93" w:rsidRDefault="00375B88" w:rsidP="00375B88">
      <w:pPr>
        <w:pStyle w:val="ListParagraph"/>
        <w:numPr>
          <w:ilvl w:val="0"/>
          <w:numId w:val="1"/>
        </w:numPr>
        <w:spacing w:before="100" w:beforeAutospacing="1" w:after="100" w:afterAutospacing="1"/>
        <w:rPr>
          <w:rFonts w:ascii="Calibri" w:eastAsia="Times New Roman" w:hAnsi="Calibri" w:cs="Calibri"/>
        </w:rPr>
      </w:pPr>
      <w:proofErr w:type="spellStart"/>
      <w:r w:rsidRPr="00C40C93">
        <w:rPr>
          <w:rFonts w:ascii="Calibri" w:eastAsia="Times New Roman" w:hAnsi="Calibri" w:cs="Calibri"/>
        </w:rPr>
        <w:t>StatTransfer</w:t>
      </w:r>
      <w:proofErr w:type="spellEnd"/>
      <w:r w:rsidRPr="00C40C93">
        <w:rPr>
          <w:rFonts w:ascii="Calibri" w:eastAsia="Times New Roman" w:hAnsi="Calibri" w:cs="Calibri"/>
        </w:rPr>
        <w:t xml:space="preserve"> (version 16.2.1566.0418)</w:t>
      </w:r>
    </w:p>
    <w:p w14:paraId="1EF60CAF" w14:textId="1577ABB6" w:rsidR="00375B88" w:rsidRPr="00C40C93" w:rsidRDefault="00375B88" w:rsidP="00375B88">
      <w:pPr>
        <w:spacing w:before="100" w:beforeAutospacing="1" w:after="100" w:afterAutospacing="1"/>
        <w:rPr>
          <w:rFonts w:ascii="Calibri" w:eastAsia="Times New Roman" w:hAnsi="Calibri" w:cs="Calibri"/>
        </w:rPr>
      </w:pPr>
      <w:r w:rsidRPr="00C40C93">
        <w:rPr>
          <w:rFonts w:ascii="Calibri" w:eastAsia="Times New Roman" w:hAnsi="Calibri" w:cs="Calibri"/>
        </w:rPr>
        <w:t xml:space="preserve">Portions of the code use shell commands executed from within </w:t>
      </w:r>
      <w:proofErr w:type="gramStart"/>
      <w:r w:rsidRPr="00C40C93">
        <w:rPr>
          <w:rFonts w:ascii="Calibri" w:eastAsia="Times New Roman" w:hAnsi="Calibri" w:cs="Calibri"/>
        </w:rPr>
        <w:t>Stata, and</w:t>
      </w:r>
      <w:proofErr w:type="gramEnd"/>
      <w:r w:rsidRPr="00C40C93">
        <w:rPr>
          <w:rFonts w:ascii="Calibri" w:eastAsia="Times New Roman" w:hAnsi="Calibri" w:cs="Calibri"/>
        </w:rPr>
        <w:t xml:space="preserve"> may need to be adapted to run successfully on a non-Linux system.</w:t>
      </w:r>
    </w:p>
    <w:p w14:paraId="0379DF23" w14:textId="2596629C" w:rsidR="00375B88" w:rsidRPr="00FB61D6" w:rsidRDefault="00375B88" w:rsidP="00375B88">
      <w:pPr>
        <w:spacing w:before="100" w:beforeAutospacing="1" w:after="100" w:afterAutospacing="1"/>
        <w:rPr>
          <w:rFonts w:ascii="Calibri" w:eastAsia="Times New Roman" w:hAnsi="Calibri" w:cs="Calibri"/>
          <w:i/>
          <w:iCs/>
        </w:rPr>
      </w:pPr>
      <w:r w:rsidRPr="00FB61D6">
        <w:rPr>
          <w:rFonts w:ascii="Calibri" w:eastAsia="Times New Roman" w:hAnsi="Calibri" w:cs="Calibri"/>
          <w:i/>
          <w:iCs/>
        </w:rPr>
        <w:t>Confidential components</w:t>
      </w:r>
    </w:p>
    <w:p w14:paraId="116CE949" w14:textId="21864C5E" w:rsidR="007A6171" w:rsidRPr="00C40C93" w:rsidRDefault="007A6171" w:rsidP="007A6171">
      <w:pPr>
        <w:spacing w:before="100" w:beforeAutospacing="1" w:after="100" w:afterAutospacing="1"/>
        <w:rPr>
          <w:rFonts w:ascii="Calibri" w:eastAsia="Times New Roman" w:hAnsi="Calibri" w:cs="Calibri"/>
        </w:rPr>
      </w:pPr>
      <w:r w:rsidRPr="00C40C93">
        <w:rPr>
          <w:rFonts w:ascii="Calibri" w:eastAsia="Times New Roman" w:hAnsi="Calibri" w:cs="Calibri"/>
        </w:rPr>
        <w:t>The code in the second portion of the project was executed on the Census Bureau’s RDC system. It used:</w:t>
      </w:r>
    </w:p>
    <w:p w14:paraId="1A3E55F6" w14:textId="1C9579CD" w:rsidR="007A6171" w:rsidRPr="00C40C93" w:rsidRDefault="007A6171" w:rsidP="007A6171">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Stata-MP (version 1</w:t>
      </w:r>
      <w:r w:rsidR="00825518" w:rsidRPr="00C40C93">
        <w:rPr>
          <w:rFonts w:ascii="Calibri" w:eastAsia="Times New Roman" w:hAnsi="Calibri" w:cs="Calibri"/>
        </w:rPr>
        <w:t>6</w:t>
      </w:r>
      <w:r w:rsidRPr="00C40C93">
        <w:rPr>
          <w:rFonts w:ascii="Calibri" w:eastAsia="Times New Roman" w:hAnsi="Calibri" w:cs="Calibri"/>
        </w:rPr>
        <w:t>.0)</w:t>
      </w:r>
    </w:p>
    <w:p w14:paraId="24B833DF" w14:textId="77777777" w:rsidR="007A6171" w:rsidRPr="00C40C93" w:rsidRDefault="007A6171" w:rsidP="007A6171">
      <w:pPr>
        <w:pStyle w:val="ListParagraph"/>
        <w:numPr>
          <w:ilvl w:val="0"/>
          <w:numId w:val="1"/>
        </w:numPr>
        <w:spacing w:before="100" w:beforeAutospacing="1" w:after="100" w:afterAutospacing="1"/>
        <w:rPr>
          <w:rFonts w:ascii="Calibri" w:eastAsia="Times New Roman" w:hAnsi="Calibri" w:cs="Calibri"/>
        </w:rPr>
      </w:pPr>
      <w:r w:rsidRPr="00C40C93">
        <w:rPr>
          <w:rFonts w:ascii="Calibri" w:eastAsia="Times New Roman" w:hAnsi="Calibri" w:cs="Calibri"/>
        </w:rPr>
        <w:t>SAS (version 9.4)</w:t>
      </w:r>
    </w:p>
    <w:p w14:paraId="49AAB705" w14:textId="240780FA" w:rsidR="007A6171" w:rsidRPr="00C40C93" w:rsidRDefault="007A6171" w:rsidP="007A6171">
      <w:pPr>
        <w:pStyle w:val="ListParagraph"/>
        <w:numPr>
          <w:ilvl w:val="0"/>
          <w:numId w:val="1"/>
        </w:numPr>
        <w:spacing w:before="100" w:beforeAutospacing="1" w:after="100" w:afterAutospacing="1"/>
        <w:rPr>
          <w:rFonts w:ascii="Calibri" w:eastAsia="Times New Roman" w:hAnsi="Calibri" w:cs="Calibri"/>
        </w:rPr>
      </w:pPr>
      <w:proofErr w:type="spellStart"/>
      <w:r w:rsidRPr="00C40C93">
        <w:rPr>
          <w:rFonts w:ascii="Calibri" w:eastAsia="Times New Roman" w:hAnsi="Calibri" w:cs="Calibri"/>
        </w:rPr>
        <w:t>Matlab</w:t>
      </w:r>
      <w:proofErr w:type="spellEnd"/>
      <w:r w:rsidRPr="00C40C93">
        <w:rPr>
          <w:rFonts w:ascii="Calibri" w:eastAsia="Times New Roman" w:hAnsi="Calibri" w:cs="Calibri"/>
        </w:rPr>
        <w:t xml:space="preserve"> (version R2020a)</w:t>
      </w:r>
      <w:r w:rsidR="006A4CBA">
        <w:rPr>
          <w:rFonts w:ascii="Calibri" w:eastAsia="Times New Roman" w:hAnsi="Calibri" w:cs="Calibri"/>
        </w:rPr>
        <w:t>, with add-on package</w:t>
      </w:r>
    </w:p>
    <w:p w14:paraId="2FF1CF05" w14:textId="5A3AE1B2" w:rsidR="007A6171" w:rsidRPr="00C40C93" w:rsidRDefault="007A6171" w:rsidP="007A6171">
      <w:pPr>
        <w:pStyle w:val="ListParagraph"/>
        <w:numPr>
          <w:ilvl w:val="1"/>
          <w:numId w:val="1"/>
        </w:numPr>
        <w:spacing w:before="100" w:beforeAutospacing="1" w:after="100" w:afterAutospacing="1"/>
        <w:rPr>
          <w:rFonts w:ascii="Calibri" w:eastAsia="Times New Roman" w:hAnsi="Calibri" w:cs="Calibri"/>
        </w:rPr>
      </w:pPr>
      <w:proofErr w:type="spellStart"/>
      <w:r w:rsidRPr="00C40C93">
        <w:rPr>
          <w:rFonts w:ascii="Calibri" w:eastAsia="Times New Roman" w:hAnsi="Calibri" w:cs="Calibri"/>
        </w:rPr>
        <w:t>MatlabBGL</w:t>
      </w:r>
      <w:proofErr w:type="spellEnd"/>
      <w:r w:rsidR="006A4CBA">
        <w:rPr>
          <w:rFonts w:ascii="Calibri" w:eastAsia="Times New Roman" w:hAnsi="Calibri" w:cs="Calibri"/>
        </w:rPr>
        <w:t xml:space="preserve"> (</w:t>
      </w:r>
      <w:r w:rsidRPr="00C40C93">
        <w:rPr>
          <w:rFonts w:ascii="Calibri" w:eastAsia="Times New Roman" w:hAnsi="Calibri" w:cs="Calibri"/>
        </w:rPr>
        <w:t>version 4.0</w:t>
      </w:r>
      <w:r w:rsidR="006A4CBA">
        <w:rPr>
          <w:rFonts w:ascii="Calibri" w:eastAsia="Times New Roman" w:hAnsi="Calibri" w:cs="Calibri"/>
        </w:rPr>
        <w:t>)</w:t>
      </w:r>
      <w:r w:rsidRPr="00C40C93">
        <w:rPr>
          <w:rFonts w:ascii="Calibri" w:eastAsia="Times New Roman" w:hAnsi="Calibri" w:cs="Calibri"/>
        </w:rPr>
        <w:t xml:space="preserve">, available from </w:t>
      </w:r>
      <w:hyperlink r:id="rId6" w:history="1">
        <w:r w:rsidRPr="00C40C93">
          <w:rPr>
            <w:rStyle w:val="Hyperlink"/>
            <w:rFonts w:ascii="Calibri" w:eastAsia="Times New Roman" w:hAnsi="Calibri" w:cs="Calibri"/>
          </w:rPr>
          <w:t>https://www.cs.purdue.edu/homes/dgleich/packages/matlab_bgl/</w:t>
        </w:r>
      </w:hyperlink>
      <w:r w:rsidRPr="00C40C93">
        <w:rPr>
          <w:rFonts w:ascii="Calibri" w:eastAsia="Times New Roman" w:hAnsi="Calibri" w:cs="Calibri"/>
        </w:rPr>
        <w:t xml:space="preserve"> or </w:t>
      </w:r>
      <w:hyperlink r:id="rId7" w:history="1">
        <w:r w:rsidRPr="00C40C93">
          <w:rPr>
            <w:rStyle w:val="Hyperlink"/>
            <w:rFonts w:ascii="Calibri" w:eastAsia="Times New Roman" w:hAnsi="Calibri" w:cs="Calibri"/>
          </w:rPr>
          <w:t>https://github.com/dgleich/matlab-bgl</w:t>
        </w:r>
      </w:hyperlink>
      <w:r w:rsidRPr="00C40C93">
        <w:rPr>
          <w:rFonts w:ascii="Calibri" w:eastAsia="Times New Roman" w:hAnsi="Calibri" w:cs="Calibri"/>
        </w:rPr>
        <w:t xml:space="preserve">. </w:t>
      </w:r>
    </w:p>
    <w:p w14:paraId="54C4F1CE" w14:textId="64DD62D6" w:rsidR="00CD682C" w:rsidRPr="000F7DA1" w:rsidRDefault="005D68CE" w:rsidP="00CD682C">
      <w:pPr>
        <w:spacing w:before="100" w:beforeAutospacing="1" w:after="100" w:afterAutospacing="1"/>
        <w:rPr>
          <w:rFonts w:ascii="Calibri" w:eastAsia="Times New Roman" w:hAnsi="Calibri" w:cs="Calibri"/>
        </w:rPr>
      </w:pPr>
      <w:r w:rsidRPr="000F7DA1">
        <w:rPr>
          <w:rFonts w:ascii="Calibri" w:eastAsia="Times New Roman" w:hAnsi="Calibri" w:cs="Calibri"/>
        </w:rPr>
        <w:t xml:space="preserve">Note that this portion of the project uses data files created by the first </w:t>
      </w:r>
      <w:proofErr w:type="gramStart"/>
      <w:r w:rsidRPr="000F7DA1">
        <w:rPr>
          <w:rFonts w:ascii="Calibri" w:eastAsia="Times New Roman" w:hAnsi="Calibri" w:cs="Calibri"/>
        </w:rPr>
        <w:t>portion, and</w:t>
      </w:r>
      <w:proofErr w:type="gramEnd"/>
      <w:r w:rsidRPr="000F7DA1">
        <w:rPr>
          <w:rFonts w:ascii="Calibri" w:eastAsia="Times New Roman" w:hAnsi="Calibri" w:cs="Calibri"/>
        </w:rPr>
        <w:t xml:space="preserve"> generates results that are used by code in the third portion. Those files were transferred, first into the Census system and then out of it (following the Census disclosure process)</w:t>
      </w:r>
      <w:r w:rsidR="00C40C93" w:rsidRPr="000F7DA1">
        <w:rPr>
          <w:rFonts w:ascii="Calibri" w:eastAsia="Times New Roman" w:hAnsi="Calibri" w:cs="Calibri"/>
        </w:rPr>
        <w:t>, between execution of the different portions.</w:t>
      </w:r>
    </w:p>
    <w:p w14:paraId="1441D28E" w14:textId="7C11DFD5" w:rsidR="00CD682C" w:rsidRPr="00C40C93" w:rsidRDefault="00CD682C" w:rsidP="00CD682C">
      <w:pPr>
        <w:spacing w:before="100" w:beforeAutospacing="1" w:after="100" w:afterAutospacing="1"/>
        <w:rPr>
          <w:rFonts w:ascii="Calibri" w:eastAsia="Times New Roman" w:hAnsi="Calibri" w:cs="Calibri"/>
          <w:b/>
          <w:bCs/>
        </w:rPr>
      </w:pPr>
      <w:r w:rsidRPr="00C40C93">
        <w:rPr>
          <w:rFonts w:ascii="Calibri" w:eastAsia="Times New Roman" w:hAnsi="Calibri" w:cs="Calibri"/>
          <w:b/>
          <w:bCs/>
        </w:rPr>
        <w:t>Description of programs/code</w:t>
      </w:r>
    </w:p>
    <w:p w14:paraId="62BDC64C" w14:textId="53E937AF" w:rsidR="00CD682C" w:rsidRPr="00C40C93" w:rsidRDefault="00CD682C" w:rsidP="00CD682C">
      <w:pPr>
        <w:spacing w:before="100" w:beforeAutospacing="1" w:after="100" w:afterAutospacing="1"/>
        <w:rPr>
          <w:rFonts w:ascii="Calibri" w:eastAsia="Times New Roman" w:hAnsi="Calibri" w:cs="Calibri"/>
        </w:rPr>
      </w:pPr>
      <w:r w:rsidRPr="00C40C93">
        <w:rPr>
          <w:rFonts w:ascii="Calibri" w:eastAsia="Times New Roman" w:hAnsi="Calibri" w:cs="Calibri"/>
        </w:rPr>
        <w:t>Each portion of the code is governed by a single master program:</w:t>
      </w:r>
    </w:p>
    <w:p w14:paraId="6C61F59D" w14:textId="77777777" w:rsidR="009A0DFE" w:rsidRPr="00C40C93" w:rsidRDefault="009A0DFE" w:rsidP="009A0DFE">
      <w:pPr>
        <w:pStyle w:val="ListParagraph"/>
        <w:numPr>
          <w:ilvl w:val="0"/>
          <w:numId w:val="1"/>
        </w:numPr>
        <w:spacing w:before="100" w:beforeAutospacing="1" w:after="100" w:afterAutospacing="1"/>
        <w:rPr>
          <w:rFonts w:ascii="Calibri" w:eastAsia="Times New Roman" w:hAnsi="Calibri" w:cs="Calibri"/>
        </w:rPr>
      </w:pPr>
      <w:r>
        <w:rPr>
          <w:rFonts w:ascii="Calibri" w:eastAsia="Times New Roman" w:hAnsi="Calibri" w:cs="Calibri"/>
        </w:rPr>
        <w:t>P</w:t>
      </w:r>
      <w:r w:rsidRPr="00C40C93">
        <w:rPr>
          <w:rFonts w:ascii="Calibri" w:eastAsia="Times New Roman" w:hAnsi="Calibri" w:cs="Calibri"/>
        </w:rPr>
        <w:t>ortion</w:t>
      </w:r>
      <w:r>
        <w:rPr>
          <w:rFonts w:ascii="Calibri" w:eastAsia="Times New Roman" w:hAnsi="Calibri" w:cs="Calibri"/>
        </w:rPr>
        <w:t xml:space="preserve"> 1</w:t>
      </w:r>
      <w:r w:rsidRPr="00C40C93">
        <w:rPr>
          <w:rFonts w:ascii="Calibri" w:eastAsia="Times New Roman" w:hAnsi="Calibri" w:cs="Calibri"/>
        </w:rPr>
        <w:t xml:space="preserve">: </w:t>
      </w:r>
      <w:r>
        <w:rPr>
          <w:rFonts w:ascii="Calibri" w:eastAsia="Times New Roman" w:hAnsi="Calibri" w:cs="Calibri"/>
        </w:rPr>
        <w:t>portion1_prepforcensus</w:t>
      </w:r>
      <w:r w:rsidRPr="00C40C93">
        <w:rPr>
          <w:rFonts w:ascii="Calibri" w:eastAsia="Times New Roman" w:hAnsi="Calibri" w:cs="Calibri"/>
        </w:rPr>
        <w:t>/code/main_</w:t>
      </w:r>
      <w:r>
        <w:rPr>
          <w:rFonts w:ascii="Calibri" w:eastAsia="Times New Roman" w:hAnsi="Calibri" w:cs="Calibri"/>
        </w:rPr>
        <w:t>prepforcensus</w:t>
      </w:r>
      <w:r w:rsidRPr="00C40C93">
        <w:rPr>
          <w:rFonts w:ascii="Calibri" w:eastAsia="Times New Roman" w:hAnsi="Calibri" w:cs="Calibri"/>
        </w:rPr>
        <w:t>.do</w:t>
      </w:r>
    </w:p>
    <w:p w14:paraId="05187EE0" w14:textId="77777777" w:rsidR="009A0DFE" w:rsidRPr="00C40C93" w:rsidRDefault="009A0DFE" w:rsidP="009A0DFE">
      <w:pPr>
        <w:pStyle w:val="ListParagraph"/>
        <w:numPr>
          <w:ilvl w:val="0"/>
          <w:numId w:val="1"/>
        </w:numPr>
        <w:spacing w:before="100" w:beforeAutospacing="1" w:after="100" w:afterAutospacing="1"/>
        <w:rPr>
          <w:rFonts w:ascii="Calibri" w:eastAsia="Times New Roman" w:hAnsi="Calibri" w:cs="Calibri"/>
        </w:rPr>
      </w:pPr>
      <w:r>
        <w:rPr>
          <w:rFonts w:ascii="Calibri" w:eastAsia="Times New Roman" w:hAnsi="Calibri" w:cs="Calibri"/>
        </w:rPr>
        <w:t>Portion 2</w:t>
      </w:r>
      <w:r w:rsidRPr="00C40C93">
        <w:rPr>
          <w:rFonts w:ascii="Calibri" w:eastAsia="Times New Roman" w:hAnsi="Calibri" w:cs="Calibri"/>
        </w:rPr>
        <w:t xml:space="preserve">: </w:t>
      </w:r>
      <w:r>
        <w:rPr>
          <w:rFonts w:ascii="Calibri" w:eastAsia="Times New Roman" w:hAnsi="Calibri" w:cs="Calibri"/>
        </w:rPr>
        <w:t>portion2_atcensus/code/main_atcensus.do</w:t>
      </w:r>
    </w:p>
    <w:p w14:paraId="0D3B097A" w14:textId="42BBE3B3" w:rsidR="00E31F3B" w:rsidRPr="009A0DFE" w:rsidRDefault="009A0DFE" w:rsidP="009A0DFE">
      <w:pPr>
        <w:pStyle w:val="ListParagraph"/>
        <w:numPr>
          <w:ilvl w:val="0"/>
          <w:numId w:val="1"/>
        </w:numPr>
        <w:spacing w:before="100" w:beforeAutospacing="1" w:after="100" w:afterAutospacing="1"/>
        <w:rPr>
          <w:rFonts w:ascii="Calibri" w:eastAsia="Times New Roman" w:hAnsi="Calibri" w:cs="Calibri"/>
        </w:rPr>
      </w:pPr>
      <w:r>
        <w:rPr>
          <w:rFonts w:ascii="Calibri" w:eastAsia="Times New Roman" w:hAnsi="Calibri" w:cs="Calibri"/>
        </w:rPr>
        <w:t>Portion 3: portion3_postdisclosure</w:t>
      </w:r>
      <w:r w:rsidRPr="00C40C93">
        <w:rPr>
          <w:rFonts w:ascii="Calibri" w:eastAsia="Times New Roman" w:hAnsi="Calibri" w:cs="Calibri"/>
        </w:rPr>
        <w:t>/code/main_postdisclosure.do</w:t>
      </w:r>
    </w:p>
    <w:p w14:paraId="7F24DAB6" w14:textId="77777777" w:rsidR="00C039E6" w:rsidRDefault="00FB61D6" w:rsidP="00BC14B0">
      <w:pPr>
        <w:spacing w:before="100" w:beforeAutospacing="1" w:after="100" w:afterAutospacing="1"/>
        <w:rPr>
          <w:rFonts w:ascii="Calibri" w:hAnsi="Calibri" w:cs="Calibri"/>
        </w:rPr>
      </w:pPr>
      <w:r w:rsidRPr="00FB61D6">
        <w:rPr>
          <w:rFonts w:ascii="Calibri" w:hAnsi="Calibri" w:cs="Calibri"/>
        </w:rPr>
        <w:t>We provide here further documentation about portions 1 and 2; portion 3 is more self-explanatory.</w:t>
      </w:r>
      <w:r>
        <w:rPr>
          <w:rFonts w:ascii="Calibri" w:hAnsi="Calibri" w:cs="Calibri"/>
        </w:rPr>
        <w:t xml:space="preserve"> To implement portion</w:t>
      </w:r>
      <w:r w:rsidR="00C039E6">
        <w:rPr>
          <w:rFonts w:ascii="Calibri" w:hAnsi="Calibri" w:cs="Calibri"/>
        </w:rPr>
        <w:t>s</w:t>
      </w:r>
      <w:r>
        <w:rPr>
          <w:rFonts w:ascii="Calibri" w:hAnsi="Calibri" w:cs="Calibri"/>
        </w:rPr>
        <w:t xml:space="preserve"> 1, users will need to create a “</w:t>
      </w:r>
      <w:r w:rsidRPr="00245DC8">
        <w:rPr>
          <w:rFonts w:ascii="Courier New" w:hAnsi="Courier New" w:cs="Courier New"/>
        </w:rPr>
        <w:t>home</w:t>
      </w:r>
      <w:r>
        <w:rPr>
          <w:rFonts w:ascii="Calibri" w:hAnsi="Calibri" w:cs="Calibri"/>
        </w:rPr>
        <w:t xml:space="preserve">” directory for this </w:t>
      </w:r>
      <w:r>
        <w:rPr>
          <w:rFonts w:ascii="Calibri" w:hAnsi="Calibri" w:cs="Calibri"/>
        </w:rPr>
        <w:lastRenderedPageBreak/>
        <w:t xml:space="preserve">component of the project. After unzipping the archive, this directory should </w:t>
      </w:r>
      <w:r w:rsidR="00C039E6">
        <w:rPr>
          <w:rFonts w:ascii="Calibri" w:hAnsi="Calibri" w:cs="Calibri"/>
        </w:rPr>
        <w:t>have the following structure:</w:t>
      </w:r>
    </w:p>
    <w:p w14:paraId="206A65B3" w14:textId="73D347FB" w:rsidR="00C039E6" w:rsidRPr="00C039E6" w:rsidRDefault="00C039E6" w:rsidP="00C039E6">
      <w:pPr>
        <w:rPr>
          <w:rFonts w:ascii="Courier New" w:hAnsi="Courier New" w:cs="Courier New"/>
        </w:rPr>
      </w:pPr>
      <w:r w:rsidRPr="00C039E6">
        <w:rPr>
          <w:rFonts w:ascii="Courier New" w:hAnsi="Courier New" w:cs="Courier New"/>
        </w:rPr>
        <w:t>home/</w:t>
      </w:r>
    </w:p>
    <w:p w14:paraId="5D650610" w14:textId="437E7488" w:rsidR="00C039E6" w:rsidRDefault="00C039E6" w:rsidP="00C039E6">
      <w:pPr>
        <w:rPr>
          <w:rFonts w:ascii="Courier New" w:hAnsi="Courier New" w:cs="Courier New"/>
        </w:rPr>
      </w:pPr>
      <w:r>
        <w:rPr>
          <w:rFonts w:ascii="Courier New" w:hAnsi="Courier New" w:cs="Courier New"/>
        </w:rPr>
        <w:tab/>
      </w:r>
      <w:r w:rsidRPr="00C039E6">
        <w:rPr>
          <w:rFonts w:ascii="Courier New" w:hAnsi="Courier New" w:cs="Courier New"/>
        </w:rPr>
        <w:t>portion1_prepforcensus</w:t>
      </w:r>
      <w:r>
        <w:rPr>
          <w:rFonts w:ascii="Courier New" w:hAnsi="Courier New" w:cs="Courier New"/>
        </w:rPr>
        <w:t>/</w:t>
      </w:r>
    </w:p>
    <w:p w14:paraId="4D4A695D" w14:textId="068F82FA"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t>code/</w:t>
      </w:r>
    </w:p>
    <w:p w14:paraId="0293FE9A" w14:textId="146892A2"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proofErr w:type="spellStart"/>
      <w:r>
        <w:rPr>
          <w:rFonts w:ascii="Courier New" w:hAnsi="Courier New" w:cs="Courier New"/>
        </w:rPr>
        <w:t>acs</w:t>
      </w:r>
      <w:proofErr w:type="spellEnd"/>
      <w:r>
        <w:rPr>
          <w:rFonts w:ascii="Courier New" w:hAnsi="Courier New" w:cs="Courier New"/>
        </w:rPr>
        <w:t>/</w:t>
      </w:r>
    </w:p>
    <w:p w14:paraId="1FA5185E" w14:textId="72C0FC93"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proofErr w:type="spellStart"/>
      <w:r>
        <w:rPr>
          <w:rFonts w:ascii="Courier New" w:hAnsi="Courier New" w:cs="Courier New"/>
        </w:rPr>
        <w:t>nonacs</w:t>
      </w:r>
      <w:proofErr w:type="spellEnd"/>
      <w:r>
        <w:rPr>
          <w:rFonts w:ascii="Courier New" w:hAnsi="Courier New" w:cs="Courier New"/>
        </w:rPr>
        <w:t>/</w:t>
      </w:r>
    </w:p>
    <w:p w14:paraId="5E6DE9EE" w14:textId="77777777"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t>intermediate/</w:t>
      </w:r>
    </w:p>
    <w:p w14:paraId="0548D3E4" w14:textId="2753D931"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r>
      <w:proofErr w:type="spellStart"/>
      <w:r>
        <w:rPr>
          <w:rFonts w:ascii="Courier New" w:hAnsi="Courier New" w:cs="Courier New"/>
        </w:rPr>
        <w:t>origdata</w:t>
      </w:r>
      <w:proofErr w:type="spellEnd"/>
      <w:r>
        <w:rPr>
          <w:rFonts w:ascii="Courier New" w:hAnsi="Courier New" w:cs="Courier New"/>
        </w:rPr>
        <w:t>/</w:t>
      </w:r>
    </w:p>
    <w:p w14:paraId="416F176C" w14:textId="3FB51FF7"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proofErr w:type="spellStart"/>
      <w:r>
        <w:rPr>
          <w:rFonts w:ascii="Courier New" w:hAnsi="Courier New" w:cs="Courier New"/>
        </w:rPr>
        <w:t>dorn</w:t>
      </w:r>
      <w:proofErr w:type="spellEnd"/>
      <w:r>
        <w:rPr>
          <w:rFonts w:ascii="Courier New" w:hAnsi="Courier New" w:cs="Courier New"/>
        </w:rPr>
        <w:t>/</w:t>
      </w:r>
    </w:p>
    <w:p w14:paraId="50DD726B" w14:textId="4BE8FF93"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Hirsch/</w:t>
      </w:r>
    </w:p>
    <w:p w14:paraId="047A8344" w14:textId="3E7FF13B"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proofErr w:type="spellStart"/>
      <w:r>
        <w:rPr>
          <w:rFonts w:ascii="Courier New" w:hAnsi="Courier New" w:cs="Courier New"/>
        </w:rPr>
        <w:t>minwages</w:t>
      </w:r>
      <w:proofErr w:type="spellEnd"/>
      <w:r>
        <w:rPr>
          <w:rFonts w:ascii="Courier New" w:hAnsi="Courier New" w:cs="Courier New"/>
        </w:rPr>
        <w:t>/</w:t>
      </w:r>
    </w:p>
    <w:p w14:paraId="1DB4EB4F" w14:textId="57461532"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r>
      <w:proofErr w:type="spellStart"/>
      <w:r>
        <w:rPr>
          <w:rFonts w:ascii="Courier New" w:hAnsi="Courier New" w:cs="Courier New"/>
        </w:rPr>
        <w:t>tocensus</w:t>
      </w:r>
      <w:proofErr w:type="spellEnd"/>
      <w:r>
        <w:rPr>
          <w:rFonts w:ascii="Courier New" w:hAnsi="Courier New" w:cs="Courier New"/>
        </w:rPr>
        <w:t>/</w:t>
      </w:r>
    </w:p>
    <w:p w14:paraId="5DCEACA8" w14:textId="2BCA30D0"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r>
      <w:proofErr w:type="spellStart"/>
      <w:r>
        <w:rPr>
          <w:rFonts w:ascii="Courier New" w:hAnsi="Courier New" w:cs="Courier New"/>
        </w:rPr>
        <w:t>tmp</w:t>
      </w:r>
      <w:proofErr w:type="spellEnd"/>
      <w:r>
        <w:rPr>
          <w:rFonts w:ascii="Courier New" w:hAnsi="Courier New" w:cs="Courier New"/>
        </w:rPr>
        <w:t>/</w:t>
      </w:r>
    </w:p>
    <w:p w14:paraId="7262B2ED" w14:textId="2AB2BD46" w:rsidR="00C039E6" w:rsidRDefault="00C039E6" w:rsidP="00C039E6">
      <w:pPr>
        <w:rPr>
          <w:rFonts w:ascii="Courier New" w:hAnsi="Courier New" w:cs="Courier New"/>
        </w:rPr>
      </w:pPr>
      <w:r>
        <w:rPr>
          <w:rFonts w:ascii="Courier New" w:hAnsi="Courier New" w:cs="Courier New"/>
        </w:rPr>
        <w:tab/>
        <w:t>portion2_atcensus/</w:t>
      </w:r>
    </w:p>
    <w:p w14:paraId="66C8BAD8" w14:textId="61087C1F"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t>code/</w:t>
      </w:r>
    </w:p>
    <w:p w14:paraId="6291DA37" w14:textId="0776DDE6"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M1-M8/</w:t>
      </w:r>
    </w:p>
    <w:p w14:paraId="05CC6024" w14:textId="436EA9DA"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M9/</w:t>
      </w:r>
    </w:p>
    <w:p w14:paraId="58220F65" w14:textId="76F8D775"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M9_2step/</w:t>
      </w:r>
    </w:p>
    <w:p w14:paraId="0E11993F" w14:textId="6DB6F5A4" w:rsidR="00C039E6" w:rsidRDefault="00C039E6" w:rsidP="00C039E6">
      <w:pPr>
        <w:rPr>
          <w:rFonts w:ascii="Courier New" w:hAnsi="Courier New" w:cs="Courier New"/>
        </w:rPr>
      </w:pPr>
      <w:r>
        <w:rPr>
          <w:rFonts w:ascii="Courier New" w:hAnsi="Courier New" w:cs="Courier New"/>
        </w:rPr>
        <w:tab/>
        <w:t>portion3_postdisclosure/</w:t>
      </w:r>
    </w:p>
    <w:p w14:paraId="406B3F36" w14:textId="3D436CFD"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t>code/</w:t>
      </w:r>
    </w:p>
    <w:p w14:paraId="7777FA1B" w14:textId="1C143C8F"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t>disclosed/</w:t>
      </w:r>
    </w:p>
    <w:p w14:paraId="4B4FB576" w14:textId="1A545ECF"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t>intermediate/</w:t>
      </w:r>
    </w:p>
    <w:p w14:paraId="0EFC6486" w14:textId="4745B935" w:rsid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r>
      <w:proofErr w:type="spellStart"/>
      <w:r>
        <w:rPr>
          <w:rFonts w:ascii="Courier New" w:hAnsi="Courier New" w:cs="Courier New"/>
        </w:rPr>
        <w:t>origdata</w:t>
      </w:r>
      <w:proofErr w:type="spellEnd"/>
      <w:r>
        <w:rPr>
          <w:rFonts w:ascii="Courier New" w:hAnsi="Courier New" w:cs="Courier New"/>
        </w:rPr>
        <w:t>/</w:t>
      </w:r>
    </w:p>
    <w:p w14:paraId="7C729D24" w14:textId="444D12B9" w:rsidR="00C039E6" w:rsidRPr="00C039E6" w:rsidRDefault="00C039E6" w:rsidP="00C039E6">
      <w:pPr>
        <w:rPr>
          <w:rFonts w:ascii="Courier New" w:hAnsi="Courier New" w:cs="Courier New"/>
        </w:rPr>
      </w:pPr>
      <w:r>
        <w:rPr>
          <w:rFonts w:ascii="Courier New" w:hAnsi="Courier New" w:cs="Courier New"/>
        </w:rPr>
        <w:tab/>
      </w:r>
      <w:r>
        <w:rPr>
          <w:rFonts w:ascii="Courier New" w:hAnsi="Courier New" w:cs="Courier New"/>
        </w:rPr>
        <w:tab/>
        <w:t>results/</w:t>
      </w:r>
    </w:p>
    <w:p w14:paraId="11858D29" w14:textId="168C3BFA" w:rsidR="00FB61D6" w:rsidRDefault="00FB61D6" w:rsidP="00BC14B0">
      <w:pPr>
        <w:spacing w:before="100" w:beforeAutospacing="1" w:after="100" w:afterAutospacing="1"/>
        <w:rPr>
          <w:rFonts w:ascii="Calibri" w:hAnsi="Calibri" w:cs="Calibri"/>
        </w:rPr>
      </w:pPr>
      <w:r>
        <w:rPr>
          <w:rFonts w:ascii="Calibri" w:hAnsi="Calibri" w:cs="Calibri"/>
        </w:rPr>
        <w:t>It may be necessary for users to create some of these</w:t>
      </w:r>
      <w:r w:rsidR="00C039E6">
        <w:rPr>
          <w:rFonts w:ascii="Calibri" w:hAnsi="Calibri" w:cs="Calibri"/>
        </w:rPr>
        <w:t xml:space="preserve"> manually. This is particularly likely for </w:t>
      </w:r>
      <w:r w:rsidRPr="00245DC8">
        <w:rPr>
          <w:rFonts w:ascii="Courier New" w:hAnsi="Courier New" w:cs="Courier New"/>
        </w:rPr>
        <w:t>intermediate</w:t>
      </w:r>
      <w:r>
        <w:rPr>
          <w:rFonts w:ascii="Calibri" w:hAnsi="Calibri" w:cs="Calibri"/>
        </w:rPr>
        <w:t xml:space="preserve"> and </w:t>
      </w:r>
      <w:proofErr w:type="spellStart"/>
      <w:r w:rsidRPr="00245DC8">
        <w:rPr>
          <w:rFonts w:ascii="Courier New" w:hAnsi="Courier New" w:cs="Courier New"/>
        </w:rPr>
        <w:t>tmp</w:t>
      </w:r>
      <w:proofErr w:type="spellEnd"/>
      <w:r w:rsidR="00C039E6">
        <w:rPr>
          <w:rFonts w:ascii="Calibri" w:hAnsi="Calibri" w:cs="Calibri"/>
        </w:rPr>
        <w:t xml:space="preserve"> in portion1,</w:t>
      </w:r>
      <w:r>
        <w:rPr>
          <w:rFonts w:ascii="Calibri" w:hAnsi="Calibri" w:cs="Calibri"/>
        </w:rPr>
        <w:t xml:space="preserve"> which are empty in the archive as distributed manually. On our system, </w:t>
      </w:r>
      <w:r w:rsidRPr="00245DC8">
        <w:rPr>
          <w:rFonts w:ascii="Courier New" w:hAnsi="Courier New" w:cs="Courier New"/>
        </w:rPr>
        <w:t>intermediate</w:t>
      </w:r>
      <w:r>
        <w:rPr>
          <w:rFonts w:ascii="Calibri" w:hAnsi="Calibri" w:cs="Calibri"/>
        </w:rPr>
        <w:t xml:space="preserve"> and </w:t>
      </w:r>
      <w:proofErr w:type="spellStart"/>
      <w:r w:rsidRPr="00245DC8">
        <w:rPr>
          <w:rFonts w:ascii="Courier New" w:hAnsi="Courier New" w:cs="Courier New"/>
        </w:rPr>
        <w:t>tmp</w:t>
      </w:r>
      <w:proofErr w:type="spellEnd"/>
      <w:r>
        <w:rPr>
          <w:rFonts w:ascii="Calibri" w:hAnsi="Calibri" w:cs="Calibri"/>
        </w:rPr>
        <w:t xml:space="preserve"> are symbolic links to a scratch drive with lots of free storage space, but this is not required.</w:t>
      </w:r>
    </w:p>
    <w:p w14:paraId="33081E50" w14:textId="5EE4762E" w:rsidR="00C039E6" w:rsidRDefault="00C039E6" w:rsidP="00BC14B0">
      <w:pPr>
        <w:spacing w:before="100" w:beforeAutospacing="1" w:after="100" w:afterAutospacing="1"/>
        <w:rPr>
          <w:rFonts w:ascii="Calibri" w:hAnsi="Calibri" w:cs="Calibri"/>
        </w:rPr>
      </w:pPr>
      <w:r>
        <w:rPr>
          <w:rFonts w:ascii="Calibri" w:hAnsi="Calibri" w:cs="Calibri"/>
        </w:rPr>
        <w:t>Within this directory structure, the code for portion 1 can be executed by executing the Stata program</w:t>
      </w:r>
      <w:r w:rsidRPr="007C504F">
        <w:rPr>
          <w:rFonts w:ascii="Courier New" w:hAnsi="Courier New" w:cs="Courier New"/>
        </w:rPr>
        <w:t xml:space="preserve"> portion1_prepforcensus/code/main_prepforcensus.do</w:t>
      </w:r>
      <w:r>
        <w:rPr>
          <w:rFonts w:ascii="Calibri" w:hAnsi="Calibri" w:cs="Calibri"/>
        </w:rPr>
        <w:t xml:space="preserve">. Before doing so, edit that program so that line 15 reflects the path to the </w:t>
      </w:r>
      <w:r w:rsidRPr="00C039E6">
        <w:rPr>
          <w:rFonts w:ascii="Courier New" w:hAnsi="Courier New" w:cs="Courier New"/>
        </w:rPr>
        <w:t>portion1_prepforcensus</w:t>
      </w:r>
      <w:r>
        <w:rPr>
          <w:rFonts w:ascii="Calibri" w:hAnsi="Calibri" w:cs="Calibri"/>
        </w:rPr>
        <w:t xml:space="preserve"> directory. No other edits to this portion should be required.</w:t>
      </w:r>
      <w:r w:rsidR="007C504F">
        <w:rPr>
          <w:rFonts w:ascii="Calibri" w:hAnsi="Calibri" w:cs="Calibri"/>
        </w:rPr>
        <w:t xml:space="preserve"> Note that the archive does not include the raw ACS data. This can be obtained from the Census Bureau (see above</w:t>
      </w:r>
      <w:proofErr w:type="gramStart"/>
      <w:r w:rsidR="007C504F">
        <w:rPr>
          <w:rFonts w:ascii="Calibri" w:hAnsi="Calibri" w:cs="Calibri"/>
        </w:rPr>
        <w:t>), and</w:t>
      </w:r>
      <w:proofErr w:type="gramEnd"/>
      <w:r w:rsidR="007C504F">
        <w:rPr>
          <w:rFonts w:ascii="Calibri" w:hAnsi="Calibri" w:cs="Calibri"/>
        </w:rPr>
        <w:t xml:space="preserve"> should be placed in the </w:t>
      </w:r>
      <w:r w:rsidR="007C504F" w:rsidRPr="007C504F">
        <w:rPr>
          <w:rFonts w:ascii="Courier New" w:hAnsi="Courier New" w:cs="Courier New"/>
        </w:rPr>
        <w:t>portion1_prepforcensus/</w:t>
      </w:r>
      <w:proofErr w:type="spellStart"/>
      <w:r w:rsidR="007C504F" w:rsidRPr="007C504F">
        <w:rPr>
          <w:rFonts w:ascii="Courier New" w:hAnsi="Courier New" w:cs="Courier New"/>
        </w:rPr>
        <w:t>origdata</w:t>
      </w:r>
      <w:proofErr w:type="spellEnd"/>
      <w:r w:rsidR="007C504F" w:rsidRPr="007C504F">
        <w:rPr>
          <w:rFonts w:ascii="Courier New" w:hAnsi="Courier New" w:cs="Courier New"/>
        </w:rPr>
        <w:t>/</w:t>
      </w:r>
      <w:proofErr w:type="spellStart"/>
      <w:r w:rsidR="007C504F" w:rsidRPr="007C504F">
        <w:rPr>
          <w:rFonts w:ascii="Courier New" w:hAnsi="Courier New" w:cs="Courier New"/>
        </w:rPr>
        <w:t>rawacs</w:t>
      </w:r>
      <w:proofErr w:type="spellEnd"/>
      <w:r w:rsidR="007C504F">
        <w:rPr>
          <w:rFonts w:ascii="Calibri" w:hAnsi="Calibri" w:cs="Calibri"/>
        </w:rPr>
        <w:t xml:space="preserve"> directory.</w:t>
      </w:r>
    </w:p>
    <w:p w14:paraId="261054E5" w14:textId="77777777" w:rsidR="00C039E6" w:rsidRDefault="00FB61D6" w:rsidP="00BC14B0">
      <w:pPr>
        <w:spacing w:before="100" w:beforeAutospacing="1" w:after="100" w:afterAutospacing="1"/>
        <w:rPr>
          <w:rFonts w:ascii="Calibri" w:hAnsi="Calibri" w:cs="Calibri"/>
        </w:rPr>
      </w:pPr>
      <w:r>
        <w:rPr>
          <w:rFonts w:ascii="Calibri" w:hAnsi="Calibri" w:cs="Calibri"/>
        </w:rPr>
        <w:t xml:space="preserve">Portion 2 needs to be executed on the Census restricted-access system. </w:t>
      </w:r>
      <w:r w:rsidR="00245DC8">
        <w:rPr>
          <w:rFonts w:ascii="Calibri" w:hAnsi="Calibri" w:cs="Calibri"/>
        </w:rPr>
        <w:t>We are unable to reveal the directory structure of this system</w:t>
      </w:r>
      <w:r w:rsidR="00C039E6">
        <w:rPr>
          <w:rFonts w:ascii="Calibri" w:hAnsi="Calibri" w:cs="Calibri"/>
        </w:rPr>
        <w:t>. Thus, execution is more involved. Assuming access to the Census system, these steps are required:</w:t>
      </w:r>
    </w:p>
    <w:p w14:paraId="3B84152C" w14:textId="77777777" w:rsidR="00C039E6" w:rsidRDefault="00C039E6" w:rsidP="00C039E6">
      <w:pPr>
        <w:pStyle w:val="ListParagraph"/>
        <w:numPr>
          <w:ilvl w:val="0"/>
          <w:numId w:val="4"/>
        </w:numPr>
        <w:spacing w:before="100" w:beforeAutospacing="1" w:after="100" w:afterAutospacing="1"/>
        <w:rPr>
          <w:rFonts w:ascii="Calibri" w:hAnsi="Calibri" w:cs="Calibri"/>
        </w:rPr>
      </w:pPr>
      <w:r>
        <w:rPr>
          <w:rFonts w:ascii="Calibri" w:hAnsi="Calibri" w:cs="Calibri"/>
        </w:rPr>
        <w:t xml:space="preserve">Create a </w:t>
      </w:r>
      <w:r w:rsidRPr="00C039E6">
        <w:rPr>
          <w:rFonts w:ascii="Calibri" w:hAnsi="Calibri" w:cs="Calibri"/>
        </w:rPr>
        <w:t xml:space="preserve">project directory and </w:t>
      </w:r>
      <w:r>
        <w:rPr>
          <w:rFonts w:ascii="Calibri" w:hAnsi="Calibri" w:cs="Calibri"/>
        </w:rPr>
        <w:t xml:space="preserve">transfer </w:t>
      </w:r>
      <w:r w:rsidRPr="00C039E6">
        <w:rPr>
          <w:rFonts w:ascii="Calibri" w:hAnsi="Calibri" w:cs="Calibri"/>
        </w:rPr>
        <w:t xml:space="preserve">the contents of </w:t>
      </w:r>
      <w:r w:rsidRPr="00C039E6">
        <w:rPr>
          <w:rFonts w:ascii="Courier New" w:hAnsi="Courier New" w:cs="Courier New"/>
        </w:rPr>
        <w:t>portion2_atcensus</w:t>
      </w:r>
      <w:r w:rsidRPr="00C039E6">
        <w:rPr>
          <w:rFonts w:ascii="Calibri" w:hAnsi="Calibri" w:cs="Calibri"/>
        </w:rPr>
        <w:t xml:space="preserve"> into it.</w:t>
      </w:r>
    </w:p>
    <w:p w14:paraId="0C1BABF2" w14:textId="77777777" w:rsidR="00C039E6" w:rsidRDefault="00C039E6" w:rsidP="00AD1886">
      <w:pPr>
        <w:pStyle w:val="ListParagraph"/>
        <w:numPr>
          <w:ilvl w:val="0"/>
          <w:numId w:val="4"/>
        </w:numPr>
        <w:spacing w:before="100" w:beforeAutospacing="1" w:after="100" w:afterAutospacing="1"/>
        <w:rPr>
          <w:rFonts w:ascii="Calibri" w:hAnsi="Calibri" w:cs="Calibri"/>
        </w:rPr>
      </w:pPr>
      <w:r w:rsidRPr="00C039E6">
        <w:rPr>
          <w:rFonts w:ascii="Calibri" w:hAnsi="Calibri" w:cs="Calibri"/>
        </w:rPr>
        <w:lastRenderedPageBreak/>
        <w:t xml:space="preserve">Edit the programs </w:t>
      </w:r>
      <w:proofErr w:type="spellStart"/>
      <w:r w:rsidR="00245DC8" w:rsidRPr="007C504F">
        <w:rPr>
          <w:rFonts w:ascii="Courier New" w:hAnsi="Courier New" w:cs="Courier New"/>
        </w:rPr>
        <w:t>ind_path.sas</w:t>
      </w:r>
      <w:proofErr w:type="spellEnd"/>
      <w:r w:rsidR="00245DC8" w:rsidRPr="00C039E6">
        <w:rPr>
          <w:rFonts w:ascii="Calibri" w:hAnsi="Calibri" w:cs="Calibri"/>
        </w:rPr>
        <w:t xml:space="preserve"> and </w:t>
      </w:r>
      <w:r w:rsidR="00245DC8" w:rsidRPr="007C504F">
        <w:rPr>
          <w:rFonts w:ascii="Courier New" w:hAnsi="Courier New" w:cs="Courier New"/>
        </w:rPr>
        <w:t>ind_paths.do</w:t>
      </w:r>
      <w:r w:rsidRPr="00C039E6">
        <w:rPr>
          <w:rFonts w:ascii="Calibri" w:hAnsi="Calibri" w:cs="Calibri"/>
        </w:rPr>
        <w:t xml:space="preserve">, in the </w:t>
      </w:r>
      <w:r w:rsidRPr="00C039E6">
        <w:rPr>
          <w:rFonts w:ascii="Courier New" w:hAnsi="Courier New" w:cs="Courier New"/>
        </w:rPr>
        <w:t>code</w:t>
      </w:r>
      <w:r w:rsidRPr="00C039E6">
        <w:rPr>
          <w:rFonts w:ascii="Calibri" w:hAnsi="Calibri" w:cs="Calibri"/>
        </w:rPr>
        <w:t xml:space="preserve"> subdirectory, to reflect the appropriate directories. The strings that need to be replaced are those in all caps in these programs:</w:t>
      </w:r>
    </w:p>
    <w:p w14:paraId="7AE6313E" w14:textId="355368E8" w:rsidR="00C039E6" w:rsidRDefault="00523190" w:rsidP="00C039E6">
      <w:pPr>
        <w:pStyle w:val="ListParagraph"/>
        <w:numPr>
          <w:ilvl w:val="1"/>
          <w:numId w:val="4"/>
        </w:numPr>
        <w:spacing w:before="100" w:beforeAutospacing="1" w:after="100" w:afterAutospacing="1"/>
        <w:rPr>
          <w:rFonts w:ascii="Calibri" w:hAnsi="Calibri" w:cs="Calibri"/>
        </w:rPr>
      </w:pPr>
      <w:r w:rsidRPr="00C039E6">
        <w:rPr>
          <w:rFonts w:ascii="Calibri" w:hAnsi="Calibri" w:cs="Calibri"/>
        </w:rPr>
        <w:t xml:space="preserve">Within </w:t>
      </w:r>
      <w:proofErr w:type="spellStart"/>
      <w:r w:rsidR="00245DC8" w:rsidRPr="007C504F">
        <w:rPr>
          <w:rFonts w:ascii="Courier New" w:hAnsi="Courier New" w:cs="Courier New"/>
        </w:rPr>
        <w:t>ind_path.sas</w:t>
      </w:r>
      <w:proofErr w:type="spellEnd"/>
      <w:r w:rsidRPr="00C039E6">
        <w:rPr>
          <w:rFonts w:ascii="Calibri" w:hAnsi="Calibri" w:cs="Calibri"/>
        </w:rPr>
        <w:t xml:space="preserve">, </w:t>
      </w:r>
      <w:r w:rsidRPr="00C039E6">
        <w:rPr>
          <w:rFonts w:ascii="Courier New" w:hAnsi="Courier New" w:cs="Courier New"/>
        </w:rPr>
        <w:t>ACS</w:t>
      </w:r>
      <w:r w:rsidRPr="00C039E6">
        <w:rPr>
          <w:rFonts w:ascii="Calibri" w:hAnsi="Calibri" w:cs="Calibri"/>
        </w:rPr>
        <w:t xml:space="preserve"> and </w:t>
      </w:r>
      <w:r w:rsidRPr="00C039E6">
        <w:rPr>
          <w:rFonts w:ascii="Courier New" w:hAnsi="Courier New" w:cs="Courier New"/>
        </w:rPr>
        <w:t>ACSXWK</w:t>
      </w:r>
      <w:r w:rsidRPr="00C039E6">
        <w:rPr>
          <w:rFonts w:ascii="Calibri" w:hAnsi="Calibri" w:cs="Calibri"/>
        </w:rPr>
        <w:t xml:space="preserve"> should be replaced with paths to the raw ACS data and crosswalk files, respectively; </w:t>
      </w:r>
      <w:r w:rsidRPr="00C039E6">
        <w:rPr>
          <w:rFonts w:ascii="Courier New" w:hAnsi="Courier New" w:cs="Courier New"/>
        </w:rPr>
        <w:t>YIDATA</w:t>
      </w:r>
      <w:r w:rsidRPr="00C039E6">
        <w:rPr>
          <w:rFonts w:ascii="Calibri" w:hAnsi="Calibri" w:cs="Calibri"/>
        </w:rPr>
        <w:t xml:space="preserve"> should be replaced with the path to the main project code directory</w:t>
      </w:r>
      <w:r w:rsidR="00545C22">
        <w:rPr>
          <w:rFonts w:ascii="Calibri" w:hAnsi="Calibri" w:cs="Calibri"/>
        </w:rPr>
        <w:t xml:space="preserve"> (from step 1)</w:t>
      </w:r>
      <w:r w:rsidRPr="00C039E6">
        <w:rPr>
          <w:rFonts w:ascii="Calibri" w:hAnsi="Calibri" w:cs="Calibri"/>
        </w:rPr>
        <w:t xml:space="preserve">, and </w:t>
      </w:r>
      <w:r w:rsidRPr="00C039E6">
        <w:rPr>
          <w:rFonts w:ascii="Courier New" w:hAnsi="Courier New" w:cs="Courier New"/>
        </w:rPr>
        <w:t>LEHD2018</w:t>
      </w:r>
      <w:r w:rsidRPr="00C039E6">
        <w:rPr>
          <w:rFonts w:ascii="Calibri" w:hAnsi="Calibri" w:cs="Calibri"/>
        </w:rPr>
        <w:t xml:space="preserve"> should be replaced with a path to the LEHD data directory. Other paths listed in the </w:t>
      </w:r>
      <w:r w:rsidR="00245DC8" w:rsidRPr="007C504F">
        <w:rPr>
          <w:rFonts w:ascii="Courier New" w:hAnsi="Courier New" w:cs="Courier New"/>
        </w:rPr>
        <w:t>ind_paths.do</w:t>
      </w:r>
      <w:r w:rsidRPr="00C039E6">
        <w:rPr>
          <w:rFonts w:ascii="Calibri" w:hAnsi="Calibri" w:cs="Calibri"/>
        </w:rPr>
        <w:t xml:space="preserve"> program point to directories that will contain project-created files. These will need to be created, </w:t>
      </w:r>
      <w:r w:rsidR="00545C22">
        <w:rPr>
          <w:rFonts w:ascii="Calibri" w:hAnsi="Calibri" w:cs="Calibri"/>
        </w:rPr>
        <w:t xml:space="preserve">perhaps within the main project directory, </w:t>
      </w:r>
      <w:r w:rsidRPr="00C039E6">
        <w:rPr>
          <w:rFonts w:ascii="Calibri" w:hAnsi="Calibri" w:cs="Calibri"/>
        </w:rPr>
        <w:t xml:space="preserve">and the program modified to point to them. </w:t>
      </w:r>
    </w:p>
    <w:p w14:paraId="59EDF747" w14:textId="77777777" w:rsidR="00C039E6" w:rsidRDefault="00C039E6" w:rsidP="001160CD">
      <w:pPr>
        <w:pStyle w:val="ListParagraph"/>
        <w:numPr>
          <w:ilvl w:val="0"/>
          <w:numId w:val="4"/>
        </w:numPr>
        <w:spacing w:before="100" w:beforeAutospacing="1" w:after="100" w:afterAutospacing="1"/>
        <w:rPr>
          <w:rFonts w:ascii="Calibri" w:hAnsi="Calibri" w:cs="Calibri"/>
        </w:rPr>
      </w:pPr>
      <w:r w:rsidRPr="00C039E6">
        <w:rPr>
          <w:rFonts w:ascii="Calibri" w:hAnsi="Calibri" w:cs="Calibri"/>
        </w:rPr>
        <w:t xml:space="preserve">Obtain the </w:t>
      </w:r>
      <w:r w:rsidR="00523190" w:rsidRPr="00C039E6">
        <w:rPr>
          <w:rFonts w:ascii="Calibri" w:hAnsi="Calibri" w:cs="Calibri"/>
        </w:rPr>
        <w:t>phf_interleave_</w:t>
      </w:r>
      <w:proofErr w:type="gramStart"/>
      <w:r w:rsidR="00523190" w:rsidRPr="00C039E6">
        <w:rPr>
          <w:rFonts w:ascii="Calibri" w:hAnsi="Calibri" w:cs="Calibri"/>
        </w:rPr>
        <w:t>b.sas</w:t>
      </w:r>
      <w:proofErr w:type="gramEnd"/>
      <w:r w:rsidR="00523190" w:rsidRPr="00C039E6">
        <w:rPr>
          <w:rFonts w:ascii="Calibri" w:hAnsi="Calibri" w:cs="Calibri"/>
        </w:rPr>
        <w:t xml:space="preserve">7bdat and ecf_interleave_seinunit_t13.sas7bdat files and put </w:t>
      </w:r>
      <w:r w:rsidRPr="00C039E6">
        <w:rPr>
          <w:rFonts w:ascii="Calibri" w:hAnsi="Calibri" w:cs="Calibri"/>
        </w:rPr>
        <w:t xml:space="preserve">them </w:t>
      </w:r>
      <w:r w:rsidR="00523190" w:rsidRPr="00C039E6">
        <w:rPr>
          <w:rFonts w:ascii="Calibri" w:hAnsi="Calibri" w:cs="Calibri"/>
        </w:rPr>
        <w:t xml:space="preserve">into the </w:t>
      </w:r>
      <w:r w:rsidR="00523190" w:rsidRPr="00C039E6">
        <w:rPr>
          <w:rFonts w:ascii="Courier New" w:hAnsi="Courier New" w:cs="Courier New"/>
        </w:rPr>
        <w:t>YIDATA</w:t>
      </w:r>
      <w:r w:rsidR="00523190" w:rsidRPr="00C039E6">
        <w:rPr>
          <w:rFonts w:ascii="Calibri" w:hAnsi="Calibri" w:cs="Calibri"/>
        </w:rPr>
        <w:t xml:space="preserve"> directory.</w:t>
      </w:r>
    </w:p>
    <w:p w14:paraId="55824CF6" w14:textId="77777777" w:rsidR="00C039E6" w:rsidRDefault="00C039E6" w:rsidP="00C039E6">
      <w:pPr>
        <w:pStyle w:val="ListParagraph"/>
        <w:numPr>
          <w:ilvl w:val="0"/>
          <w:numId w:val="4"/>
        </w:numPr>
        <w:spacing w:before="100" w:beforeAutospacing="1" w:after="100" w:afterAutospacing="1"/>
        <w:rPr>
          <w:rFonts w:ascii="Calibri" w:hAnsi="Calibri" w:cs="Calibri"/>
        </w:rPr>
      </w:pPr>
      <w:r>
        <w:rPr>
          <w:rFonts w:ascii="Calibri" w:hAnsi="Calibri" w:cs="Calibri"/>
        </w:rPr>
        <w:t xml:space="preserve">Modify the </w:t>
      </w:r>
      <w:proofErr w:type="spellStart"/>
      <w:r w:rsidR="00523190" w:rsidRPr="00C039E6">
        <w:rPr>
          <w:rFonts w:ascii="Calibri" w:hAnsi="Calibri" w:cs="Calibri"/>
        </w:rPr>
        <w:t>Matlab</w:t>
      </w:r>
      <w:proofErr w:type="spellEnd"/>
      <w:r w:rsidR="00523190" w:rsidRPr="00C039E6">
        <w:rPr>
          <w:rFonts w:ascii="Calibri" w:hAnsi="Calibri" w:cs="Calibri"/>
        </w:rPr>
        <w:t xml:space="preserve"> programs to point to the appropriate directories:</w:t>
      </w:r>
    </w:p>
    <w:p w14:paraId="54904180" w14:textId="40389393" w:rsidR="00523190" w:rsidRPr="00C039E6" w:rsidRDefault="00523190" w:rsidP="00C039E6">
      <w:pPr>
        <w:pStyle w:val="ListParagraph"/>
        <w:numPr>
          <w:ilvl w:val="1"/>
          <w:numId w:val="4"/>
        </w:numPr>
        <w:spacing w:before="100" w:beforeAutospacing="1" w:after="100" w:afterAutospacing="1"/>
        <w:rPr>
          <w:rFonts w:ascii="Calibri" w:hAnsi="Calibri" w:cs="Calibri"/>
        </w:rPr>
      </w:pPr>
      <w:r w:rsidRPr="00C039E6">
        <w:rPr>
          <w:rFonts w:ascii="Calibri" w:hAnsi="Calibri" w:cs="Calibri"/>
        </w:rPr>
        <w:t xml:space="preserve">These programs need to be modified to point to the location of the </w:t>
      </w:r>
      <w:proofErr w:type="spellStart"/>
      <w:r w:rsidRPr="00C039E6">
        <w:rPr>
          <w:rFonts w:ascii="Calibri" w:hAnsi="Calibri" w:cs="Calibri"/>
        </w:rPr>
        <w:t>Matlab</w:t>
      </w:r>
      <w:proofErr w:type="spellEnd"/>
      <w:r w:rsidRPr="00C039E6">
        <w:rPr>
          <w:rFonts w:ascii="Calibri" w:hAnsi="Calibri" w:cs="Calibri"/>
        </w:rPr>
        <w:t xml:space="preserve"> BGL package:</w:t>
      </w:r>
    </w:p>
    <w:p w14:paraId="576D1B54" w14:textId="444F5C5D" w:rsidR="00523190" w:rsidRDefault="00523190" w:rsidP="00C039E6">
      <w:pPr>
        <w:pStyle w:val="ListParagraph"/>
        <w:numPr>
          <w:ilvl w:val="2"/>
          <w:numId w:val="1"/>
        </w:numPr>
        <w:spacing w:before="100" w:beforeAutospacing="1" w:after="100" w:afterAutospacing="1"/>
        <w:rPr>
          <w:rFonts w:ascii="Calibri" w:hAnsi="Calibri" w:cs="Calibri"/>
        </w:rPr>
      </w:pPr>
      <w:r w:rsidRPr="007C504F">
        <w:rPr>
          <w:rFonts w:ascii="Courier New" w:hAnsi="Courier New" w:cs="Courier New"/>
        </w:rPr>
        <w:t>M9/</w:t>
      </w:r>
      <w:proofErr w:type="spellStart"/>
      <w:r w:rsidRPr="007C504F">
        <w:rPr>
          <w:rFonts w:ascii="Courier New" w:hAnsi="Courier New" w:cs="Courier New"/>
        </w:rPr>
        <w:t>firmAKM_callable.m</w:t>
      </w:r>
      <w:proofErr w:type="spellEnd"/>
      <w:r>
        <w:rPr>
          <w:rFonts w:ascii="Calibri" w:hAnsi="Calibri" w:cs="Calibri"/>
        </w:rPr>
        <w:t>, line 5</w:t>
      </w:r>
    </w:p>
    <w:p w14:paraId="2F4FFBE5" w14:textId="64CBE94C" w:rsidR="00523190" w:rsidRDefault="00523190" w:rsidP="00C039E6">
      <w:pPr>
        <w:pStyle w:val="ListParagraph"/>
        <w:numPr>
          <w:ilvl w:val="2"/>
          <w:numId w:val="1"/>
        </w:numPr>
        <w:spacing w:before="100" w:beforeAutospacing="1" w:after="100" w:afterAutospacing="1"/>
        <w:rPr>
          <w:rFonts w:ascii="Calibri" w:hAnsi="Calibri" w:cs="Calibri"/>
        </w:rPr>
      </w:pPr>
      <w:r w:rsidRPr="007C504F">
        <w:rPr>
          <w:rFonts w:ascii="Courier New" w:hAnsi="Courier New" w:cs="Courier New"/>
        </w:rPr>
        <w:t>M9_2step/</w:t>
      </w:r>
      <w:proofErr w:type="spellStart"/>
      <w:r w:rsidRPr="007C504F">
        <w:rPr>
          <w:rFonts w:ascii="Courier New" w:hAnsi="Courier New" w:cs="Courier New"/>
        </w:rPr>
        <w:t>firmAKM_spelldata_callable.m</w:t>
      </w:r>
      <w:proofErr w:type="spellEnd"/>
      <w:r>
        <w:rPr>
          <w:rFonts w:ascii="Calibri" w:hAnsi="Calibri" w:cs="Calibri"/>
        </w:rPr>
        <w:t>, line 4</w:t>
      </w:r>
    </w:p>
    <w:p w14:paraId="1C989FBD" w14:textId="569194B8" w:rsidR="00523190" w:rsidRDefault="00523190" w:rsidP="00C039E6">
      <w:pPr>
        <w:pStyle w:val="ListParagraph"/>
        <w:numPr>
          <w:ilvl w:val="2"/>
          <w:numId w:val="1"/>
        </w:numPr>
        <w:spacing w:before="100" w:beforeAutospacing="1" w:after="100" w:afterAutospacing="1"/>
        <w:rPr>
          <w:rFonts w:ascii="Calibri" w:hAnsi="Calibri" w:cs="Calibri"/>
        </w:rPr>
      </w:pPr>
      <w:r w:rsidRPr="007C504F">
        <w:rPr>
          <w:rFonts w:ascii="Courier New" w:hAnsi="Courier New" w:cs="Courier New"/>
        </w:rPr>
        <w:t>M1-M9/M1_AKM_top59A.m</w:t>
      </w:r>
      <w:r>
        <w:rPr>
          <w:rFonts w:ascii="Calibri" w:hAnsi="Calibri" w:cs="Calibri"/>
        </w:rPr>
        <w:t>, line 4</w:t>
      </w:r>
    </w:p>
    <w:p w14:paraId="2634D37A" w14:textId="58D3EB35" w:rsidR="00523190" w:rsidRDefault="00523190" w:rsidP="00C039E6">
      <w:pPr>
        <w:pStyle w:val="ListParagraph"/>
        <w:numPr>
          <w:ilvl w:val="2"/>
          <w:numId w:val="1"/>
        </w:numPr>
        <w:spacing w:before="100" w:beforeAutospacing="1" w:after="100" w:afterAutospacing="1"/>
        <w:rPr>
          <w:rFonts w:ascii="Calibri" w:hAnsi="Calibri" w:cs="Calibri"/>
        </w:rPr>
      </w:pPr>
      <w:r w:rsidRPr="007C504F">
        <w:rPr>
          <w:rFonts w:ascii="Courier New" w:hAnsi="Courier New" w:cs="Courier New"/>
        </w:rPr>
        <w:t>M1-M9/M3_AKM_top59A.m</w:t>
      </w:r>
      <w:r>
        <w:rPr>
          <w:rFonts w:ascii="Calibri" w:hAnsi="Calibri" w:cs="Calibri"/>
        </w:rPr>
        <w:t>, line 4</w:t>
      </w:r>
    </w:p>
    <w:p w14:paraId="53A1C38A" w14:textId="54F343B8" w:rsidR="00523190" w:rsidRDefault="00523190" w:rsidP="00C039E6">
      <w:pPr>
        <w:pStyle w:val="ListParagraph"/>
        <w:numPr>
          <w:ilvl w:val="2"/>
          <w:numId w:val="1"/>
        </w:numPr>
        <w:spacing w:before="100" w:beforeAutospacing="1" w:after="100" w:afterAutospacing="1"/>
        <w:rPr>
          <w:rFonts w:ascii="Calibri" w:hAnsi="Calibri" w:cs="Calibri"/>
        </w:rPr>
      </w:pPr>
      <w:r w:rsidRPr="007C504F">
        <w:rPr>
          <w:rFonts w:ascii="Courier New" w:hAnsi="Courier New" w:cs="Courier New"/>
        </w:rPr>
        <w:t>M1-M9/M4_AKM_top59A.m</w:t>
      </w:r>
      <w:r>
        <w:rPr>
          <w:rFonts w:ascii="Calibri" w:hAnsi="Calibri" w:cs="Calibri"/>
        </w:rPr>
        <w:t>, line 4</w:t>
      </w:r>
    </w:p>
    <w:p w14:paraId="7FD76543" w14:textId="1379C02A" w:rsidR="00523190" w:rsidRDefault="00523190" w:rsidP="00C039E6">
      <w:pPr>
        <w:pStyle w:val="ListParagraph"/>
        <w:numPr>
          <w:ilvl w:val="2"/>
          <w:numId w:val="1"/>
        </w:numPr>
        <w:spacing w:before="100" w:beforeAutospacing="1" w:after="100" w:afterAutospacing="1"/>
        <w:rPr>
          <w:rFonts w:ascii="Calibri" w:hAnsi="Calibri" w:cs="Calibri"/>
        </w:rPr>
      </w:pPr>
      <w:r w:rsidRPr="007C504F">
        <w:rPr>
          <w:rFonts w:ascii="Courier New" w:hAnsi="Courier New" w:cs="Courier New"/>
        </w:rPr>
        <w:t>M1-M9/M6_AKM_top59A.m</w:t>
      </w:r>
      <w:r>
        <w:rPr>
          <w:rFonts w:ascii="Calibri" w:hAnsi="Calibri" w:cs="Calibri"/>
        </w:rPr>
        <w:t>, line 4</w:t>
      </w:r>
    </w:p>
    <w:p w14:paraId="0554BD45" w14:textId="40CDC853" w:rsidR="00523190" w:rsidRDefault="00523190" w:rsidP="00C039E6">
      <w:pPr>
        <w:pStyle w:val="ListParagraph"/>
        <w:numPr>
          <w:ilvl w:val="2"/>
          <w:numId w:val="1"/>
        </w:numPr>
        <w:spacing w:before="100" w:beforeAutospacing="1" w:after="100" w:afterAutospacing="1"/>
        <w:rPr>
          <w:rFonts w:ascii="Calibri" w:hAnsi="Calibri" w:cs="Calibri"/>
        </w:rPr>
      </w:pPr>
      <w:r w:rsidRPr="007C504F">
        <w:rPr>
          <w:rFonts w:ascii="Courier New" w:hAnsi="Courier New" w:cs="Courier New"/>
        </w:rPr>
        <w:t>M1-M9/M7_AKM_top59A.m</w:t>
      </w:r>
      <w:r>
        <w:rPr>
          <w:rFonts w:ascii="Calibri" w:hAnsi="Calibri" w:cs="Calibri"/>
        </w:rPr>
        <w:t>, line 4</w:t>
      </w:r>
    </w:p>
    <w:p w14:paraId="5E7DB587" w14:textId="77777777" w:rsidR="00C039E6" w:rsidRDefault="00523190" w:rsidP="00C039E6">
      <w:pPr>
        <w:pStyle w:val="ListParagraph"/>
        <w:numPr>
          <w:ilvl w:val="2"/>
          <w:numId w:val="1"/>
        </w:numPr>
        <w:spacing w:before="100" w:beforeAutospacing="1" w:after="100" w:afterAutospacing="1"/>
        <w:rPr>
          <w:rFonts w:ascii="Calibri" w:hAnsi="Calibri" w:cs="Calibri"/>
        </w:rPr>
      </w:pPr>
      <w:r w:rsidRPr="007C504F">
        <w:rPr>
          <w:rFonts w:ascii="Courier New" w:hAnsi="Courier New" w:cs="Courier New"/>
        </w:rPr>
        <w:t>M1-M9/M8_AKM_top59A.m</w:t>
      </w:r>
      <w:r>
        <w:rPr>
          <w:rFonts w:ascii="Calibri" w:hAnsi="Calibri" w:cs="Calibri"/>
        </w:rPr>
        <w:t>, line 4</w:t>
      </w:r>
    </w:p>
    <w:p w14:paraId="650F31B7" w14:textId="6FB3C446" w:rsidR="00523190" w:rsidRPr="00C039E6" w:rsidRDefault="00523190" w:rsidP="00C039E6">
      <w:pPr>
        <w:pStyle w:val="ListParagraph"/>
        <w:numPr>
          <w:ilvl w:val="1"/>
          <w:numId w:val="4"/>
        </w:numPr>
        <w:spacing w:before="100" w:beforeAutospacing="1" w:after="100" w:afterAutospacing="1"/>
        <w:rPr>
          <w:rFonts w:ascii="Calibri" w:hAnsi="Calibri" w:cs="Calibri"/>
        </w:rPr>
      </w:pPr>
      <w:r w:rsidRPr="00C039E6">
        <w:rPr>
          <w:rFonts w:ascii="Calibri" w:hAnsi="Calibri" w:cs="Calibri"/>
        </w:rPr>
        <w:t xml:space="preserve">These programs further need to be modified to point to the </w:t>
      </w:r>
      <w:r w:rsidRPr="00C039E6">
        <w:rPr>
          <w:rFonts w:ascii="Courier New" w:hAnsi="Courier New" w:cs="Courier New"/>
        </w:rPr>
        <w:t>YIDATA</w:t>
      </w:r>
      <w:r w:rsidRPr="00C039E6">
        <w:rPr>
          <w:rFonts w:ascii="Calibri" w:hAnsi="Calibri" w:cs="Calibri"/>
        </w:rPr>
        <w:t xml:space="preserve"> </w:t>
      </w:r>
      <w:r w:rsidR="00245DC8" w:rsidRPr="00C039E6">
        <w:rPr>
          <w:rFonts w:ascii="Calibri" w:hAnsi="Calibri" w:cs="Calibri"/>
        </w:rPr>
        <w:t xml:space="preserve">and </w:t>
      </w:r>
      <w:r w:rsidR="00245DC8" w:rsidRPr="00C039E6">
        <w:rPr>
          <w:rFonts w:ascii="Courier New" w:hAnsi="Courier New" w:cs="Courier New"/>
        </w:rPr>
        <w:t>DATA</w:t>
      </w:r>
      <w:r w:rsidR="00245DC8" w:rsidRPr="00C039E6">
        <w:rPr>
          <w:rFonts w:ascii="Calibri" w:hAnsi="Calibri" w:cs="Calibri"/>
        </w:rPr>
        <w:t xml:space="preserve"> </w:t>
      </w:r>
      <w:r w:rsidRPr="00C039E6">
        <w:rPr>
          <w:rFonts w:ascii="Calibri" w:hAnsi="Calibri" w:cs="Calibri"/>
        </w:rPr>
        <w:t>location</w:t>
      </w:r>
      <w:r w:rsidR="00245DC8" w:rsidRPr="00C039E6">
        <w:rPr>
          <w:rFonts w:ascii="Calibri" w:hAnsi="Calibri" w:cs="Calibri"/>
        </w:rPr>
        <w:t>s</w:t>
      </w:r>
      <w:r w:rsidRPr="00C039E6">
        <w:rPr>
          <w:rFonts w:ascii="Calibri" w:hAnsi="Calibri" w:cs="Calibri"/>
        </w:rPr>
        <w:t>:</w:t>
      </w:r>
    </w:p>
    <w:p w14:paraId="3570E2EF" w14:textId="146B3241" w:rsidR="00523190" w:rsidRDefault="00523190" w:rsidP="00C039E6">
      <w:pPr>
        <w:pStyle w:val="ListParagraph"/>
        <w:numPr>
          <w:ilvl w:val="2"/>
          <w:numId w:val="1"/>
        </w:numPr>
        <w:spacing w:before="100" w:beforeAutospacing="1" w:after="100" w:afterAutospacing="1"/>
        <w:rPr>
          <w:rFonts w:ascii="Calibri" w:hAnsi="Calibri" w:cs="Calibri"/>
        </w:rPr>
      </w:pPr>
      <w:r w:rsidRPr="007C504F">
        <w:rPr>
          <w:rFonts w:ascii="Courier New" w:hAnsi="Courier New" w:cs="Courier New"/>
        </w:rPr>
        <w:t>M1-M9/M1_AKM_top59A.m</w:t>
      </w:r>
      <w:r>
        <w:rPr>
          <w:rFonts w:ascii="Calibri" w:hAnsi="Calibri" w:cs="Calibri"/>
        </w:rPr>
        <w:t xml:space="preserve">, </w:t>
      </w:r>
      <w:r w:rsidR="00245DC8" w:rsidRPr="00245DC8">
        <w:rPr>
          <w:rFonts w:ascii="Courier New" w:hAnsi="Courier New" w:cs="Courier New"/>
        </w:rPr>
        <w:t>YIDATA</w:t>
      </w:r>
      <w:r w:rsidR="00245DC8">
        <w:rPr>
          <w:rFonts w:ascii="Calibri" w:hAnsi="Calibri" w:cs="Calibri"/>
        </w:rPr>
        <w:t xml:space="preserve"> </w:t>
      </w:r>
      <w:r>
        <w:rPr>
          <w:rFonts w:ascii="Calibri" w:hAnsi="Calibri" w:cs="Calibri"/>
        </w:rPr>
        <w:t xml:space="preserve">line </w:t>
      </w:r>
      <w:r w:rsidR="00245DC8">
        <w:rPr>
          <w:rFonts w:ascii="Calibri" w:hAnsi="Calibri" w:cs="Calibri"/>
        </w:rPr>
        <w:t xml:space="preserve">18; </w:t>
      </w:r>
      <w:r w:rsidR="00245DC8" w:rsidRPr="00245DC8">
        <w:rPr>
          <w:rFonts w:ascii="Courier New" w:hAnsi="Courier New" w:cs="Courier New"/>
        </w:rPr>
        <w:t>DATA</w:t>
      </w:r>
      <w:r w:rsidR="00245DC8">
        <w:rPr>
          <w:rFonts w:ascii="Calibri" w:hAnsi="Calibri" w:cs="Calibri"/>
        </w:rPr>
        <w:t xml:space="preserve"> lines 310 and 316</w:t>
      </w:r>
    </w:p>
    <w:p w14:paraId="46BEB168" w14:textId="1D3489D8" w:rsidR="00523190" w:rsidRDefault="00523190" w:rsidP="00C039E6">
      <w:pPr>
        <w:pStyle w:val="ListParagraph"/>
        <w:numPr>
          <w:ilvl w:val="2"/>
          <w:numId w:val="1"/>
        </w:numPr>
        <w:spacing w:before="100" w:beforeAutospacing="1" w:after="100" w:afterAutospacing="1"/>
        <w:rPr>
          <w:rFonts w:ascii="Calibri" w:hAnsi="Calibri" w:cs="Calibri"/>
        </w:rPr>
      </w:pPr>
      <w:r w:rsidRPr="007C504F">
        <w:rPr>
          <w:rFonts w:ascii="Courier New" w:hAnsi="Courier New" w:cs="Courier New"/>
        </w:rPr>
        <w:t>M1-M9/M3_AKM_top59A.m</w:t>
      </w:r>
      <w:r>
        <w:rPr>
          <w:rFonts w:ascii="Calibri" w:hAnsi="Calibri" w:cs="Calibri"/>
        </w:rPr>
        <w:t xml:space="preserve">, </w:t>
      </w:r>
      <w:r w:rsidR="00245DC8" w:rsidRPr="00245DC8">
        <w:rPr>
          <w:rFonts w:ascii="Courier New" w:hAnsi="Courier New" w:cs="Courier New"/>
        </w:rPr>
        <w:t>YIDATA</w:t>
      </w:r>
      <w:r w:rsidR="00245DC8">
        <w:rPr>
          <w:rFonts w:ascii="Calibri" w:hAnsi="Calibri" w:cs="Calibri"/>
        </w:rPr>
        <w:t xml:space="preserve"> </w:t>
      </w:r>
      <w:r>
        <w:rPr>
          <w:rFonts w:ascii="Calibri" w:hAnsi="Calibri" w:cs="Calibri"/>
        </w:rPr>
        <w:t xml:space="preserve">line </w:t>
      </w:r>
      <w:r w:rsidR="00245DC8">
        <w:rPr>
          <w:rFonts w:ascii="Calibri" w:hAnsi="Calibri" w:cs="Calibri"/>
        </w:rPr>
        <w:t xml:space="preserve">18; </w:t>
      </w:r>
      <w:r w:rsidR="00245DC8" w:rsidRPr="00245DC8">
        <w:rPr>
          <w:rFonts w:ascii="Courier New" w:hAnsi="Courier New" w:cs="Courier New"/>
        </w:rPr>
        <w:t>DATA</w:t>
      </w:r>
      <w:r w:rsidR="00245DC8">
        <w:rPr>
          <w:rFonts w:ascii="Calibri" w:hAnsi="Calibri" w:cs="Calibri"/>
        </w:rPr>
        <w:t xml:space="preserve"> lines 322 and 328</w:t>
      </w:r>
    </w:p>
    <w:p w14:paraId="1CA8C0AB" w14:textId="3C7E3036" w:rsidR="00523190" w:rsidRDefault="00523190" w:rsidP="00C039E6">
      <w:pPr>
        <w:pStyle w:val="ListParagraph"/>
        <w:numPr>
          <w:ilvl w:val="2"/>
          <w:numId w:val="1"/>
        </w:numPr>
        <w:spacing w:before="100" w:beforeAutospacing="1" w:after="100" w:afterAutospacing="1"/>
        <w:rPr>
          <w:rFonts w:ascii="Calibri" w:hAnsi="Calibri" w:cs="Calibri"/>
        </w:rPr>
      </w:pPr>
      <w:r w:rsidRPr="007C504F">
        <w:rPr>
          <w:rFonts w:ascii="Courier New" w:hAnsi="Courier New" w:cs="Courier New"/>
        </w:rPr>
        <w:t>M1-M9/M4_AKM_top59A.m</w:t>
      </w:r>
      <w:r>
        <w:rPr>
          <w:rFonts w:ascii="Calibri" w:hAnsi="Calibri" w:cs="Calibri"/>
        </w:rPr>
        <w:t xml:space="preserve">, </w:t>
      </w:r>
      <w:r w:rsidR="00245DC8" w:rsidRPr="00245DC8">
        <w:rPr>
          <w:rFonts w:ascii="Courier New" w:hAnsi="Courier New" w:cs="Courier New"/>
        </w:rPr>
        <w:t>YIDATA</w:t>
      </w:r>
      <w:r w:rsidR="00245DC8">
        <w:rPr>
          <w:rFonts w:ascii="Calibri" w:hAnsi="Calibri" w:cs="Calibri"/>
        </w:rPr>
        <w:t xml:space="preserve"> </w:t>
      </w:r>
      <w:r>
        <w:rPr>
          <w:rFonts w:ascii="Calibri" w:hAnsi="Calibri" w:cs="Calibri"/>
        </w:rPr>
        <w:t xml:space="preserve">line </w:t>
      </w:r>
      <w:r w:rsidR="00245DC8">
        <w:rPr>
          <w:rFonts w:ascii="Calibri" w:hAnsi="Calibri" w:cs="Calibri"/>
        </w:rPr>
        <w:t xml:space="preserve">18; </w:t>
      </w:r>
      <w:r w:rsidR="00245DC8" w:rsidRPr="00245DC8">
        <w:rPr>
          <w:rFonts w:ascii="Courier New" w:hAnsi="Courier New" w:cs="Courier New"/>
        </w:rPr>
        <w:t>DATA</w:t>
      </w:r>
      <w:r w:rsidR="00245DC8">
        <w:rPr>
          <w:rFonts w:ascii="Calibri" w:hAnsi="Calibri" w:cs="Calibri"/>
        </w:rPr>
        <w:t xml:space="preserve"> lines 336 and 342</w:t>
      </w:r>
    </w:p>
    <w:p w14:paraId="10F42A74" w14:textId="6959604E" w:rsidR="00523190" w:rsidRDefault="00523190" w:rsidP="00C039E6">
      <w:pPr>
        <w:pStyle w:val="ListParagraph"/>
        <w:numPr>
          <w:ilvl w:val="2"/>
          <w:numId w:val="1"/>
        </w:numPr>
        <w:spacing w:before="100" w:beforeAutospacing="1" w:after="100" w:afterAutospacing="1"/>
        <w:rPr>
          <w:rFonts w:ascii="Calibri" w:hAnsi="Calibri" w:cs="Calibri"/>
        </w:rPr>
      </w:pPr>
      <w:r w:rsidRPr="007C504F">
        <w:rPr>
          <w:rFonts w:ascii="Courier New" w:hAnsi="Courier New" w:cs="Courier New"/>
        </w:rPr>
        <w:t>M1-M9/M6_AKM_top59A.m</w:t>
      </w:r>
      <w:r>
        <w:rPr>
          <w:rFonts w:ascii="Calibri" w:hAnsi="Calibri" w:cs="Calibri"/>
        </w:rPr>
        <w:t xml:space="preserve">, </w:t>
      </w:r>
      <w:r w:rsidR="00245DC8" w:rsidRPr="00245DC8">
        <w:rPr>
          <w:rFonts w:ascii="Courier New" w:hAnsi="Courier New" w:cs="Courier New"/>
        </w:rPr>
        <w:t>YIDATA</w:t>
      </w:r>
      <w:r w:rsidR="00245DC8">
        <w:rPr>
          <w:rFonts w:ascii="Calibri" w:hAnsi="Calibri" w:cs="Calibri"/>
        </w:rPr>
        <w:t xml:space="preserve"> </w:t>
      </w:r>
      <w:r>
        <w:rPr>
          <w:rFonts w:ascii="Calibri" w:hAnsi="Calibri" w:cs="Calibri"/>
        </w:rPr>
        <w:t xml:space="preserve">line </w:t>
      </w:r>
      <w:r w:rsidR="00245DC8">
        <w:rPr>
          <w:rFonts w:ascii="Calibri" w:hAnsi="Calibri" w:cs="Calibri"/>
        </w:rPr>
        <w:t xml:space="preserve">18; </w:t>
      </w:r>
      <w:r w:rsidR="00245DC8" w:rsidRPr="00245DC8">
        <w:rPr>
          <w:rFonts w:ascii="Courier New" w:hAnsi="Courier New" w:cs="Courier New"/>
        </w:rPr>
        <w:t>DATA</w:t>
      </w:r>
      <w:r w:rsidR="00245DC8">
        <w:rPr>
          <w:rFonts w:ascii="Calibri" w:hAnsi="Calibri" w:cs="Calibri"/>
        </w:rPr>
        <w:t xml:space="preserve"> lines 305 and 311</w:t>
      </w:r>
    </w:p>
    <w:p w14:paraId="020D5ED0" w14:textId="4EA55DD9" w:rsidR="00523190" w:rsidRDefault="00523190" w:rsidP="00C039E6">
      <w:pPr>
        <w:pStyle w:val="ListParagraph"/>
        <w:numPr>
          <w:ilvl w:val="2"/>
          <w:numId w:val="1"/>
        </w:numPr>
        <w:spacing w:before="100" w:beforeAutospacing="1" w:after="100" w:afterAutospacing="1"/>
        <w:rPr>
          <w:rFonts w:ascii="Calibri" w:hAnsi="Calibri" w:cs="Calibri"/>
        </w:rPr>
      </w:pPr>
      <w:r w:rsidRPr="007C504F">
        <w:rPr>
          <w:rFonts w:ascii="Courier New" w:hAnsi="Courier New" w:cs="Courier New"/>
        </w:rPr>
        <w:t>M1-M9/M7_AKM_top59A.m</w:t>
      </w:r>
      <w:r>
        <w:rPr>
          <w:rFonts w:ascii="Calibri" w:hAnsi="Calibri" w:cs="Calibri"/>
        </w:rPr>
        <w:t xml:space="preserve">, </w:t>
      </w:r>
      <w:r w:rsidR="00245DC8" w:rsidRPr="00245DC8">
        <w:rPr>
          <w:rFonts w:ascii="Courier New" w:hAnsi="Courier New" w:cs="Courier New"/>
        </w:rPr>
        <w:t>YIDATA</w:t>
      </w:r>
      <w:r w:rsidR="00245DC8">
        <w:rPr>
          <w:rFonts w:ascii="Calibri" w:hAnsi="Calibri" w:cs="Calibri"/>
        </w:rPr>
        <w:t xml:space="preserve"> </w:t>
      </w:r>
      <w:r>
        <w:rPr>
          <w:rFonts w:ascii="Calibri" w:hAnsi="Calibri" w:cs="Calibri"/>
        </w:rPr>
        <w:t xml:space="preserve">line </w:t>
      </w:r>
      <w:r w:rsidR="00245DC8">
        <w:rPr>
          <w:rFonts w:ascii="Calibri" w:hAnsi="Calibri" w:cs="Calibri"/>
        </w:rPr>
        <w:t xml:space="preserve">18; </w:t>
      </w:r>
      <w:r w:rsidR="00245DC8" w:rsidRPr="00245DC8">
        <w:rPr>
          <w:rFonts w:ascii="Courier New" w:hAnsi="Courier New" w:cs="Courier New"/>
        </w:rPr>
        <w:t>DATA</w:t>
      </w:r>
      <w:r w:rsidR="00245DC8">
        <w:rPr>
          <w:rFonts w:ascii="Calibri" w:hAnsi="Calibri" w:cs="Calibri"/>
        </w:rPr>
        <w:t xml:space="preserve"> lines 308 and 314</w:t>
      </w:r>
    </w:p>
    <w:p w14:paraId="55FB0DA7" w14:textId="2FB90C77" w:rsidR="00523190" w:rsidRDefault="00523190" w:rsidP="00C039E6">
      <w:pPr>
        <w:pStyle w:val="ListParagraph"/>
        <w:numPr>
          <w:ilvl w:val="2"/>
          <w:numId w:val="1"/>
        </w:numPr>
        <w:spacing w:before="100" w:beforeAutospacing="1" w:after="100" w:afterAutospacing="1"/>
        <w:rPr>
          <w:rFonts w:ascii="Calibri" w:hAnsi="Calibri" w:cs="Calibri"/>
        </w:rPr>
      </w:pPr>
      <w:r w:rsidRPr="007C504F">
        <w:rPr>
          <w:rFonts w:ascii="Courier New" w:hAnsi="Courier New" w:cs="Courier New"/>
        </w:rPr>
        <w:t>M1-M9/M8_AKM_top59A.m</w:t>
      </w:r>
      <w:r>
        <w:rPr>
          <w:rFonts w:ascii="Calibri" w:hAnsi="Calibri" w:cs="Calibri"/>
        </w:rPr>
        <w:t xml:space="preserve">, </w:t>
      </w:r>
      <w:r w:rsidR="00245DC8" w:rsidRPr="00245DC8">
        <w:rPr>
          <w:rFonts w:ascii="Courier New" w:hAnsi="Courier New" w:cs="Courier New"/>
        </w:rPr>
        <w:t>YIDATA</w:t>
      </w:r>
      <w:r w:rsidR="00245DC8">
        <w:rPr>
          <w:rFonts w:ascii="Calibri" w:hAnsi="Calibri" w:cs="Calibri"/>
        </w:rPr>
        <w:t xml:space="preserve"> </w:t>
      </w:r>
      <w:r>
        <w:rPr>
          <w:rFonts w:ascii="Calibri" w:hAnsi="Calibri" w:cs="Calibri"/>
        </w:rPr>
        <w:t xml:space="preserve">line </w:t>
      </w:r>
      <w:r w:rsidR="00245DC8">
        <w:rPr>
          <w:rFonts w:ascii="Calibri" w:hAnsi="Calibri" w:cs="Calibri"/>
        </w:rPr>
        <w:t xml:space="preserve">18; </w:t>
      </w:r>
      <w:r w:rsidR="00245DC8" w:rsidRPr="00245DC8">
        <w:rPr>
          <w:rFonts w:ascii="Courier New" w:hAnsi="Courier New" w:cs="Courier New"/>
        </w:rPr>
        <w:t>DATA</w:t>
      </w:r>
      <w:r w:rsidR="00245DC8">
        <w:rPr>
          <w:rFonts w:ascii="Calibri" w:hAnsi="Calibri" w:cs="Calibri"/>
        </w:rPr>
        <w:t xml:space="preserve"> lines 299 and 305</w:t>
      </w:r>
    </w:p>
    <w:p w14:paraId="02D03B44" w14:textId="77777777" w:rsidR="0012642C" w:rsidRDefault="00CA3905" w:rsidP="0012642C">
      <w:pPr>
        <w:pStyle w:val="NormalWeb"/>
        <w:rPr>
          <w:rFonts w:ascii="Calibri" w:hAnsi="Calibri" w:cs="Calibri"/>
        </w:rPr>
      </w:pPr>
      <w:r>
        <w:rPr>
          <w:rFonts w:ascii="Calibri" w:hAnsi="Calibri" w:cs="Calibri"/>
        </w:rPr>
        <w:t xml:space="preserve">Portion 3 of the project returns to the non-secure system. The </w:t>
      </w:r>
      <w:r w:rsidRPr="0012642C">
        <w:rPr>
          <w:rFonts w:ascii="Courier New" w:hAnsi="Courier New" w:cs="Courier New"/>
        </w:rPr>
        <w:t>disclosed</w:t>
      </w:r>
      <w:r>
        <w:rPr>
          <w:rFonts w:ascii="Calibri" w:hAnsi="Calibri" w:cs="Calibri"/>
        </w:rPr>
        <w:t xml:space="preserve"> subdirectory of this portion contains three excel files disclosed by Census</w:t>
      </w:r>
      <w:r w:rsidR="0012642C">
        <w:rPr>
          <w:rFonts w:ascii="Calibri" w:hAnsi="Calibri" w:cs="Calibri"/>
        </w:rPr>
        <w:t xml:space="preserve"> (disclosures CBDRB-FY22-422, CBDRB-FY23-0342, CBDRB-FY23-0425)</w:t>
      </w:r>
      <w:r>
        <w:rPr>
          <w:rFonts w:ascii="Calibri" w:hAnsi="Calibri" w:cs="Calibri"/>
        </w:rPr>
        <w:t xml:space="preserve"> with results from portion 2</w:t>
      </w:r>
      <w:r w:rsidR="0012642C">
        <w:rPr>
          <w:rFonts w:ascii="Calibri" w:hAnsi="Calibri" w:cs="Calibri"/>
        </w:rPr>
        <w:t xml:space="preserve">. A fourth file in the same directory, </w:t>
      </w:r>
      <w:r w:rsidR="0012642C" w:rsidRPr="007C504F">
        <w:rPr>
          <w:rFonts w:ascii="Courier New" w:hAnsi="Courier New" w:cs="Courier New"/>
        </w:rPr>
        <w:t>L3disclosure7-2.xlsx</w:t>
      </w:r>
      <w:r w:rsidR="0012642C">
        <w:rPr>
          <w:rFonts w:ascii="Calibri" w:hAnsi="Calibri" w:cs="Calibri"/>
        </w:rPr>
        <w:t xml:space="preserve">, contains results produced as part of a separate project, Card et al. (2023); the code here does not produce those results, and users should see that paper’s replication archive for details. </w:t>
      </w:r>
    </w:p>
    <w:p w14:paraId="1801E2C7" w14:textId="7A007C1C" w:rsidR="00CA3905" w:rsidRDefault="0012642C" w:rsidP="0012642C">
      <w:pPr>
        <w:pStyle w:val="NormalWeb"/>
        <w:rPr>
          <w:rFonts w:ascii="Calibri" w:hAnsi="Calibri" w:cs="Calibri"/>
        </w:rPr>
      </w:pPr>
      <w:r>
        <w:rPr>
          <w:rFonts w:ascii="Calibri" w:hAnsi="Calibri" w:cs="Calibri"/>
        </w:rPr>
        <w:t xml:space="preserve">To reproduce portion 3, users should edit lines 12 and 13 of </w:t>
      </w:r>
      <w:r w:rsidR="00CA3905" w:rsidRPr="007C504F">
        <w:rPr>
          <w:rFonts w:ascii="Courier New" w:hAnsi="Courier New" w:cs="Courier New"/>
        </w:rPr>
        <w:t>portion</w:t>
      </w:r>
      <w:r w:rsidRPr="007C504F">
        <w:rPr>
          <w:rFonts w:ascii="Courier New" w:hAnsi="Courier New" w:cs="Courier New"/>
        </w:rPr>
        <w:t>3</w:t>
      </w:r>
      <w:r w:rsidR="00CA3905" w:rsidRPr="007C504F">
        <w:rPr>
          <w:rFonts w:ascii="Courier New" w:hAnsi="Courier New" w:cs="Courier New"/>
        </w:rPr>
        <w:t>_</w:t>
      </w:r>
      <w:r w:rsidRPr="007C504F">
        <w:rPr>
          <w:rFonts w:ascii="Courier New" w:hAnsi="Courier New" w:cs="Courier New"/>
        </w:rPr>
        <w:t>postdisclosure/main_postdisclosure.do</w:t>
      </w:r>
      <w:r>
        <w:rPr>
          <w:rFonts w:ascii="Calibri" w:hAnsi="Calibri" w:cs="Calibri"/>
        </w:rPr>
        <w:t xml:space="preserve"> to point to the appropriate paths. </w:t>
      </w:r>
      <w:r w:rsidR="00CA3905" w:rsidRPr="00CA3905">
        <w:rPr>
          <w:rFonts w:ascii="Calibri" w:hAnsi="Calibri" w:cs="Calibri"/>
        </w:rPr>
        <w:t>No other edits to this portion should be required.</w:t>
      </w:r>
      <w:r>
        <w:rPr>
          <w:rFonts w:ascii="Calibri" w:hAnsi="Calibri" w:cs="Calibri"/>
        </w:rPr>
        <w:t xml:space="preserve"> That program can then be executed to generate all figures and most of the tables in the paper.</w:t>
      </w:r>
    </w:p>
    <w:p w14:paraId="306A7961" w14:textId="1F318D01" w:rsidR="0012642C" w:rsidRPr="00CA3905" w:rsidRDefault="0012642C" w:rsidP="0012642C">
      <w:pPr>
        <w:pStyle w:val="NormalWeb"/>
        <w:rPr>
          <w:rFonts w:ascii="Calibri" w:hAnsi="Calibri" w:cs="Calibri"/>
        </w:rPr>
      </w:pPr>
      <w:r>
        <w:rPr>
          <w:rFonts w:ascii="Calibri" w:hAnsi="Calibri" w:cs="Calibri"/>
        </w:rPr>
        <w:lastRenderedPageBreak/>
        <w:t xml:space="preserve">Tables 1, 5, A1, and A3 are constructed solely from the disclosed Census output. The tables.xlsx file shows how the elements of the output map into the table cells. </w:t>
      </w:r>
    </w:p>
    <w:p w14:paraId="58A04848" w14:textId="77777777" w:rsidR="00CA3905" w:rsidRDefault="00CA3905" w:rsidP="00CA3905">
      <w:pPr>
        <w:spacing w:before="100" w:beforeAutospacing="1" w:after="100" w:afterAutospacing="1"/>
        <w:rPr>
          <w:rFonts w:ascii="Calibri" w:hAnsi="Calibri" w:cs="Calibri"/>
          <w:b/>
          <w:bCs/>
        </w:rPr>
      </w:pPr>
    </w:p>
    <w:p w14:paraId="1616F78A" w14:textId="677869F3" w:rsidR="00CD682C" w:rsidRDefault="006A4CBA" w:rsidP="00BC14B0">
      <w:pPr>
        <w:spacing w:before="100" w:beforeAutospacing="1" w:after="100" w:afterAutospacing="1"/>
        <w:rPr>
          <w:rFonts w:ascii="Calibri" w:hAnsi="Calibri" w:cs="Calibri"/>
          <w:b/>
          <w:bCs/>
        </w:rPr>
      </w:pPr>
      <w:r>
        <w:rPr>
          <w:rFonts w:ascii="Calibri" w:hAnsi="Calibri" w:cs="Calibri"/>
          <w:b/>
          <w:bCs/>
        </w:rPr>
        <w:t>References</w:t>
      </w:r>
    </w:p>
    <w:p w14:paraId="231BE226" w14:textId="77777777" w:rsidR="006A4CBA" w:rsidRDefault="006A4CBA" w:rsidP="006A4CBA">
      <w:pPr>
        <w:spacing w:before="120"/>
        <w:ind w:left="720" w:hanging="720"/>
        <w:rPr>
          <w:rFonts w:ascii="Calibri" w:eastAsia="Times New Roman" w:hAnsi="Calibri" w:cs="Calibri"/>
          <w:color w:val="000000" w:themeColor="text1"/>
        </w:rPr>
      </w:pPr>
      <w:r>
        <w:rPr>
          <w:rFonts w:ascii="Calibri" w:eastAsia="Times New Roman" w:hAnsi="Calibri" w:cs="Calibri"/>
          <w:color w:val="000000" w:themeColor="text1"/>
        </w:rPr>
        <w:t xml:space="preserve">Bureau of the Census. “American Community Survey (ACS): Public Use Microdata Samples (1-year), 2010-2018.” United States Department of Commerce [publisher]. </w:t>
      </w:r>
      <w:hyperlink r:id="rId8" w:history="1">
        <w:r w:rsidRPr="00A2464E">
          <w:rPr>
            <w:rStyle w:val="Hyperlink"/>
            <w:rFonts w:ascii="Calibri" w:eastAsia="Times New Roman" w:hAnsi="Calibri" w:cs="Calibri"/>
          </w:rPr>
          <w:t>https://www2.census.gov/programs-surveys/acs/data/pums/</w:t>
        </w:r>
      </w:hyperlink>
      <w:r>
        <w:rPr>
          <w:rFonts w:ascii="Calibri" w:eastAsia="Times New Roman" w:hAnsi="Calibri" w:cs="Calibri"/>
          <w:color w:val="000000" w:themeColor="text1"/>
        </w:rPr>
        <w:t xml:space="preserve"> (2018a; accessed Sept. 10, 2023).</w:t>
      </w:r>
    </w:p>
    <w:p w14:paraId="2966B3BD" w14:textId="77777777" w:rsidR="0012642C" w:rsidRDefault="006A4CBA" w:rsidP="0012642C">
      <w:pPr>
        <w:spacing w:before="120"/>
        <w:ind w:left="720" w:hanging="720"/>
        <w:rPr>
          <w:rFonts w:ascii="Calibri" w:eastAsia="Times New Roman" w:hAnsi="Calibri" w:cs="Calibri"/>
          <w:color w:val="000000" w:themeColor="text1"/>
        </w:rPr>
      </w:pPr>
      <w:r>
        <w:rPr>
          <w:rFonts w:ascii="Calibri" w:eastAsia="Times New Roman" w:hAnsi="Calibri" w:cs="Calibri"/>
          <w:color w:val="000000" w:themeColor="text1"/>
        </w:rPr>
        <w:t>Bureau of the Census. “Longitudinal Employer Household Dynamics, 2010-2018” [database]. United States Department of Commerce [publisher]. (2018b; accessed July 19, 2023</w:t>
      </w:r>
      <w:r w:rsidR="00D50D88">
        <w:rPr>
          <w:rFonts w:ascii="Calibri" w:eastAsia="Times New Roman" w:hAnsi="Calibri" w:cs="Calibri"/>
          <w:color w:val="000000" w:themeColor="text1"/>
        </w:rPr>
        <w:t>)</w:t>
      </w:r>
      <w:r>
        <w:rPr>
          <w:rFonts w:ascii="Calibri" w:eastAsia="Times New Roman" w:hAnsi="Calibri" w:cs="Calibri"/>
          <w:color w:val="000000" w:themeColor="text1"/>
        </w:rPr>
        <w:t>.</w:t>
      </w:r>
    </w:p>
    <w:p w14:paraId="5E49009A" w14:textId="45DAEF4B" w:rsidR="0012642C" w:rsidRPr="0012642C" w:rsidRDefault="0012642C" w:rsidP="0012642C">
      <w:pPr>
        <w:spacing w:before="120"/>
        <w:ind w:left="720" w:hanging="720"/>
        <w:rPr>
          <w:rFonts w:ascii="Calibri" w:eastAsia="Times New Roman" w:hAnsi="Calibri" w:cs="Calibri"/>
          <w:color w:val="000000" w:themeColor="text1"/>
        </w:rPr>
      </w:pPr>
      <w:r w:rsidRPr="00F46828">
        <w:rPr>
          <w:rFonts w:ascii="Calibri" w:hAnsi="Calibri" w:cs="Calibri"/>
        </w:rPr>
        <w:t xml:space="preserve">Card, David, Jesse Rothstein, and Moises Yi. 2023. </w:t>
      </w:r>
      <w:r>
        <w:rPr>
          <w:rFonts w:ascii="Calibri" w:hAnsi="Calibri" w:cs="Calibri"/>
        </w:rPr>
        <w:t>“Location, Location, Location.” NBER working paper 31587, National Bureau of Economic Research, Cambridge MA.</w:t>
      </w:r>
    </w:p>
    <w:p w14:paraId="442147E4" w14:textId="77777777" w:rsidR="00D50D88" w:rsidRDefault="006A4CBA" w:rsidP="00D50D88">
      <w:pPr>
        <w:spacing w:before="120"/>
        <w:ind w:left="720" w:hanging="720"/>
        <w:rPr>
          <w:rFonts w:ascii="Calibri" w:hAnsi="Calibri" w:cs="Calibri"/>
          <w:color w:val="000000" w:themeColor="text1"/>
        </w:rPr>
      </w:pPr>
      <w:r>
        <w:rPr>
          <w:rFonts w:ascii="Calibri" w:hAnsi="Calibri" w:cs="Calibri"/>
          <w:color w:val="000000" w:themeColor="text1"/>
        </w:rPr>
        <w:t xml:space="preserve">Dorn, David. “Local labor market geography.” Accessed September 10, 2023. </w:t>
      </w:r>
      <w:hyperlink r:id="rId9" w:anchor="Local%20Labor%20Market%20Geography" w:history="1">
        <w:r w:rsidRPr="00A2464E">
          <w:rPr>
            <w:rStyle w:val="Hyperlink"/>
            <w:rFonts w:ascii="Calibri" w:hAnsi="Calibri" w:cs="Calibri"/>
          </w:rPr>
          <w:t>http://ddorn.net/data.htm#Local%20Labor%20Market%20Geography</w:t>
        </w:r>
      </w:hyperlink>
      <w:r>
        <w:rPr>
          <w:rFonts w:ascii="Calibri" w:hAnsi="Calibri" w:cs="Calibri"/>
          <w:color w:val="000000" w:themeColor="text1"/>
        </w:rPr>
        <w:t xml:space="preserve">. Not dated. </w:t>
      </w:r>
    </w:p>
    <w:p w14:paraId="5885C4BB" w14:textId="77777777" w:rsidR="00D50D88" w:rsidRPr="00D50D88" w:rsidRDefault="00D50D88" w:rsidP="00D50D88">
      <w:pPr>
        <w:spacing w:before="120"/>
        <w:ind w:left="720" w:hanging="720"/>
        <w:rPr>
          <w:rFonts w:ascii="Calibri" w:hAnsi="Calibri" w:cs="Calibri"/>
          <w:color w:val="000000" w:themeColor="text1"/>
        </w:rPr>
      </w:pPr>
      <w:r>
        <w:rPr>
          <w:rFonts w:ascii="Calibri" w:hAnsi="Calibri" w:cs="Calibri"/>
          <w:color w:val="000000"/>
        </w:rPr>
        <w:t xml:space="preserve">Hirsch, Barry T., and David A. Macpherson. “Union Membership and Coverage Database from the Current Population Survey: Note.” </w:t>
      </w:r>
      <w:r w:rsidRPr="00FB61D6">
        <w:rPr>
          <w:rFonts w:ascii="Calibri" w:hAnsi="Calibri" w:cs="Calibri"/>
          <w:i/>
          <w:iCs/>
          <w:color w:val="000000"/>
        </w:rPr>
        <w:t>Industrial and Labor Relations Review</w:t>
      </w:r>
      <w:r>
        <w:rPr>
          <w:rFonts w:ascii="Calibri" w:hAnsi="Calibri" w:cs="Calibri"/>
          <w:color w:val="000000"/>
        </w:rPr>
        <w:t>, vol. 56, no. 2. (January 2003; updated annually; accessed August 15, 2022).</w:t>
      </w:r>
    </w:p>
    <w:p w14:paraId="1865C2D6" w14:textId="3D1B19AD" w:rsidR="006A4CBA" w:rsidRPr="009A0DFE" w:rsidRDefault="00D50D88" w:rsidP="009A0DFE">
      <w:pPr>
        <w:spacing w:before="120"/>
        <w:ind w:left="720" w:hanging="720"/>
        <w:rPr>
          <w:rFonts w:ascii="Calibri" w:hAnsi="Calibri" w:cs="Calibri"/>
          <w:color w:val="000000"/>
        </w:rPr>
      </w:pPr>
      <w:proofErr w:type="spellStart"/>
      <w:r w:rsidRPr="00D50D88">
        <w:rPr>
          <w:rFonts w:ascii="Calibri" w:hAnsi="Calibri" w:cs="Calibri"/>
          <w:color w:val="000000"/>
        </w:rPr>
        <w:t>Vaghul</w:t>
      </w:r>
      <w:proofErr w:type="spellEnd"/>
      <w:r w:rsidRPr="00D50D88">
        <w:rPr>
          <w:rFonts w:ascii="Calibri" w:hAnsi="Calibri" w:cs="Calibri"/>
          <w:color w:val="000000"/>
        </w:rPr>
        <w:t xml:space="preserve">, Kavya and Ben </w:t>
      </w:r>
      <w:proofErr w:type="spellStart"/>
      <w:r w:rsidRPr="00D50D88">
        <w:rPr>
          <w:rFonts w:ascii="Calibri" w:hAnsi="Calibri" w:cs="Calibri"/>
          <w:color w:val="000000"/>
        </w:rPr>
        <w:t>Zipperer</w:t>
      </w:r>
      <w:proofErr w:type="spellEnd"/>
      <w:r w:rsidRPr="00D50D88">
        <w:rPr>
          <w:rFonts w:ascii="Calibri" w:hAnsi="Calibri" w:cs="Calibri"/>
          <w:color w:val="000000"/>
        </w:rPr>
        <w:t xml:space="preserve">. "Historical State and Sub-state Minimum Wages" [database]. Version 1.3.0, </w:t>
      </w:r>
      <w:hyperlink r:id="rId10" w:history="1">
        <w:r w:rsidRPr="00D50D88">
          <w:rPr>
            <w:rStyle w:val="Hyperlink"/>
            <w:rFonts w:ascii="Calibri" w:hAnsi="Calibri" w:cs="Calibri"/>
          </w:rPr>
          <w:t>https://github.com/benzipperer/historicalminwage/releases/tag/v1.3.0</w:t>
        </w:r>
      </w:hyperlink>
      <w:r w:rsidRPr="00D50D88">
        <w:rPr>
          <w:rFonts w:ascii="Calibri" w:hAnsi="Calibri" w:cs="Calibri"/>
          <w:color w:val="000000"/>
        </w:rPr>
        <w:t>. (2021; accessed August 14, 2022).</w:t>
      </w:r>
    </w:p>
    <w:sectPr w:rsidR="006A4CBA" w:rsidRPr="009A0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74925"/>
    <w:multiLevelType w:val="hybridMultilevel"/>
    <w:tmpl w:val="E04667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AD6042"/>
    <w:multiLevelType w:val="hybridMultilevel"/>
    <w:tmpl w:val="89B2D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67321A"/>
    <w:multiLevelType w:val="hybridMultilevel"/>
    <w:tmpl w:val="EB4EB170"/>
    <w:lvl w:ilvl="0" w:tplc="2918D0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8C362D"/>
    <w:multiLevelType w:val="multilevel"/>
    <w:tmpl w:val="1736B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526525">
    <w:abstractNumId w:val="2"/>
  </w:num>
  <w:num w:numId="2" w16cid:durableId="928462760">
    <w:abstractNumId w:val="3"/>
  </w:num>
  <w:num w:numId="3" w16cid:durableId="1869249525">
    <w:abstractNumId w:val="1"/>
  </w:num>
  <w:num w:numId="4" w16cid:durableId="13618620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e Rothstein">
    <w15:presenceInfo w15:providerId="AD" w15:userId="S::rothsteinj@BERKELEY.EDU::61a3eeb0-9ff8-465f-a5b0-b8585e0fef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D3B"/>
    <w:rsid w:val="00041D54"/>
    <w:rsid w:val="000F7DA1"/>
    <w:rsid w:val="00125B20"/>
    <w:rsid w:val="0012642C"/>
    <w:rsid w:val="001817C8"/>
    <w:rsid w:val="001A7D3B"/>
    <w:rsid w:val="0020204F"/>
    <w:rsid w:val="00245DC8"/>
    <w:rsid w:val="002C220D"/>
    <w:rsid w:val="003148E6"/>
    <w:rsid w:val="00367AB0"/>
    <w:rsid w:val="00375B88"/>
    <w:rsid w:val="003B14A2"/>
    <w:rsid w:val="00494C9C"/>
    <w:rsid w:val="004F69B6"/>
    <w:rsid w:val="00512C7F"/>
    <w:rsid w:val="00523190"/>
    <w:rsid w:val="00545C22"/>
    <w:rsid w:val="00590D8B"/>
    <w:rsid w:val="005D1735"/>
    <w:rsid w:val="005D68CE"/>
    <w:rsid w:val="00631F22"/>
    <w:rsid w:val="00651E95"/>
    <w:rsid w:val="006A4CBA"/>
    <w:rsid w:val="00782272"/>
    <w:rsid w:val="007A6171"/>
    <w:rsid w:val="007C504F"/>
    <w:rsid w:val="00825518"/>
    <w:rsid w:val="009A0DFE"/>
    <w:rsid w:val="009A7F17"/>
    <w:rsid w:val="009F6BB1"/>
    <w:rsid w:val="00BC14B0"/>
    <w:rsid w:val="00C039E6"/>
    <w:rsid w:val="00C40C93"/>
    <w:rsid w:val="00C778FF"/>
    <w:rsid w:val="00CA3905"/>
    <w:rsid w:val="00CD682C"/>
    <w:rsid w:val="00D50D88"/>
    <w:rsid w:val="00DC42D6"/>
    <w:rsid w:val="00E31F3B"/>
    <w:rsid w:val="00E71A67"/>
    <w:rsid w:val="00ED7FF4"/>
    <w:rsid w:val="00F60FB1"/>
    <w:rsid w:val="00F86F55"/>
    <w:rsid w:val="00FB4749"/>
    <w:rsid w:val="00FB6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CC45"/>
  <w15:chartTrackingRefBased/>
  <w15:docId w15:val="{5CDEFBA3-C20B-4941-81E8-C534EF785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7D3B"/>
    <w:pPr>
      <w:ind w:left="720"/>
      <w:contextualSpacing/>
    </w:pPr>
  </w:style>
  <w:style w:type="paragraph" w:styleId="NormalWeb">
    <w:name w:val="Normal (Web)"/>
    <w:basedOn w:val="Normal"/>
    <w:uiPriority w:val="99"/>
    <w:unhideWhenUsed/>
    <w:rsid w:val="001A7D3B"/>
    <w:pPr>
      <w:spacing w:before="100" w:beforeAutospacing="1" w:after="100" w:afterAutospacing="1"/>
    </w:pPr>
    <w:rPr>
      <w:rFonts w:ascii="Times New Roman" w:eastAsia="Times New Roman" w:hAnsi="Times New Roman" w:cs="Times New Roman"/>
    </w:rPr>
  </w:style>
  <w:style w:type="paragraph" w:customStyle="1" w:styleId="Compact">
    <w:name w:val="Compact"/>
    <w:basedOn w:val="BodyText"/>
    <w:qFormat/>
    <w:rsid w:val="00CD682C"/>
    <w:pPr>
      <w:spacing w:before="36" w:after="36"/>
    </w:pPr>
  </w:style>
  <w:style w:type="table" w:customStyle="1" w:styleId="Table">
    <w:name w:val="Table"/>
    <w:semiHidden/>
    <w:unhideWhenUsed/>
    <w:qFormat/>
    <w:rsid w:val="00CD682C"/>
    <w:pPr>
      <w:spacing w:after="200"/>
    </w:pPr>
    <w:tblPr>
      <w:tblInd w:w="0" w:type="dxa"/>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CD682C"/>
    <w:pPr>
      <w:spacing w:after="120"/>
    </w:pPr>
  </w:style>
  <w:style w:type="character" w:customStyle="1" w:styleId="BodyTextChar">
    <w:name w:val="Body Text Char"/>
    <w:basedOn w:val="DefaultParagraphFont"/>
    <w:link w:val="BodyText"/>
    <w:uiPriority w:val="99"/>
    <w:semiHidden/>
    <w:rsid w:val="00CD682C"/>
  </w:style>
  <w:style w:type="character" w:styleId="CommentReference">
    <w:name w:val="annotation reference"/>
    <w:basedOn w:val="DefaultParagraphFont"/>
    <w:uiPriority w:val="99"/>
    <w:semiHidden/>
    <w:unhideWhenUsed/>
    <w:rsid w:val="00041D54"/>
    <w:rPr>
      <w:sz w:val="16"/>
      <w:szCs w:val="16"/>
    </w:rPr>
  </w:style>
  <w:style w:type="paragraph" w:styleId="CommentText">
    <w:name w:val="annotation text"/>
    <w:basedOn w:val="Normal"/>
    <w:link w:val="CommentTextChar"/>
    <w:uiPriority w:val="99"/>
    <w:semiHidden/>
    <w:unhideWhenUsed/>
    <w:rsid w:val="00041D54"/>
    <w:rPr>
      <w:sz w:val="20"/>
      <w:szCs w:val="20"/>
    </w:rPr>
  </w:style>
  <w:style w:type="character" w:customStyle="1" w:styleId="CommentTextChar">
    <w:name w:val="Comment Text Char"/>
    <w:basedOn w:val="DefaultParagraphFont"/>
    <w:link w:val="CommentText"/>
    <w:uiPriority w:val="99"/>
    <w:semiHidden/>
    <w:rsid w:val="00041D54"/>
    <w:rPr>
      <w:sz w:val="20"/>
      <w:szCs w:val="20"/>
    </w:rPr>
  </w:style>
  <w:style w:type="paragraph" w:styleId="CommentSubject">
    <w:name w:val="annotation subject"/>
    <w:basedOn w:val="CommentText"/>
    <w:next w:val="CommentText"/>
    <w:link w:val="CommentSubjectChar"/>
    <w:uiPriority w:val="99"/>
    <w:semiHidden/>
    <w:unhideWhenUsed/>
    <w:rsid w:val="00041D54"/>
    <w:rPr>
      <w:b/>
      <w:bCs/>
    </w:rPr>
  </w:style>
  <w:style w:type="character" w:customStyle="1" w:styleId="CommentSubjectChar">
    <w:name w:val="Comment Subject Char"/>
    <w:basedOn w:val="CommentTextChar"/>
    <w:link w:val="CommentSubject"/>
    <w:uiPriority w:val="99"/>
    <w:semiHidden/>
    <w:rsid w:val="00041D54"/>
    <w:rPr>
      <w:b/>
      <w:bCs/>
      <w:sz w:val="20"/>
      <w:szCs w:val="20"/>
    </w:rPr>
  </w:style>
  <w:style w:type="character" w:styleId="Hyperlink">
    <w:name w:val="Hyperlink"/>
    <w:basedOn w:val="DefaultParagraphFont"/>
    <w:uiPriority w:val="99"/>
    <w:unhideWhenUsed/>
    <w:rsid w:val="007A6171"/>
    <w:rPr>
      <w:color w:val="0563C1" w:themeColor="hyperlink"/>
      <w:u w:val="single"/>
    </w:rPr>
  </w:style>
  <w:style w:type="character" w:styleId="UnresolvedMention">
    <w:name w:val="Unresolved Mention"/>
    <w:basedOn w:val="DefaultParagraphFont"/>
    <w:uiPriority w:val="99"/>
    <w:semiHidden/>
    <w:unhideWhenUsed/>
    <w:rsid w:val="007A6171"/>
    <w:rPr>
      <w:color w:val="605E5C"/>
      <w:shd w:val="clear" w:color="auto" w:fill="E1DFDD"/>
    </w:rPr>
  </w:style>
  <w:style w:type="character" w:styleId="PlaceholderText">
    <w:name w:val="Placeholder Text"/>
    <w:basedOn w:val="DefaultParagraphFont"/>
    <w:uiPriority w:val="99"/>
    <w:semiHidden/>
    <w:rsid w:val="00631F22"/>
    <w:rPr>
      <w:color w:val="808080"/>
    </w:rPr>
  </w:style>
  <w:style w:type="paragraph" w:styleId="Revision">
    <w:name w:val="Revision"/>
    <w:hidden/>
    <w:uiPriority w:val="99"/>
    <w:semiHidden/>
    <w:rsid w:val="00E71A67"/>
  </w:style>
  <w:style w:type="character" w:styleId="FollowedHyperlink">
    <w:name w:val="FollowedHyperlink"/>
    <w:basedOn w:val="DefaultParagraphFont"/>
    <w:uiPriority w:val="99"/>
    <w:semiHidden/>
    <w:unhideWhenUsed/>
    <w:rsid w:val="005D68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788658">
      <w:bodyDiv w:val="1"/>
      <w:marLeft w:val="0"/>
      <w:marRight w:val="0"/>
      <w:marTop w:val="0"/>
      <w:marBottom w:val="0"/>
      <w:divBdr>
        <w:top w:val="none" w:sz="0" w:space="0" w:color="auto"/>
        <w:left w:val="none" w:sz="0" w:space="0" w:color="auto"/>
        <w:bottom w:val="none" w:sz="0" w:space="0" w:color="auto"/>
        <w:right w:val="none" w:sz="0" w:space="0" w:color="auto"/>
      </w:divBdr>
      <w:divsChild>
        <w:div w:id="486164892">
          <w:marLeft w:val="0"/>
          <w:marRight w:val="0"/>
          <w:marTop w:val="0"/>
          <w:marBottom w:val="0"/>
          <w:divBdr>
            <w:top w:val="none" w:sz="0" w:space="0" w:color="auto"/>
            <w:left w:val="none" w:sz="0" w:space="0" w:color="auto"/>
            <w:bottom w:val="none" w:sz="0" w:space="0" w:color="auto"/>
            <w:right w:val="none" w:sz="0" w:space="0" w:color="auto"/>
          </w:divBdr>
          <w:divsChild>
            <w:div w:id="39987077">
              <w:marLeft w:val="0"/>
              <w:marRight w:val="0"/>
              <w:marTop w:val="0"/>
              <w:marBottom w:val="0"/>
              <w:divBdr>
                <w:top w:val="none" w:sz="0" w:space="0" w:color="auto"/>
                <w:left w:val="none" w:sz="0" w:space="0" w:color="auto"/>
                <w:bottom w:val="none" w:sz="0" w:space="0" w:color="auto"/>
                <w:right w:val="none" w:sz="0" w:space="0" w:color="auto"/>
              </w:divBdr>
              <w:divsChild>
                <w:div w:id="209027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191638">
      <w:bodyDiv w:val="1"/>
      <w:marLeft w:val="0"/>
      <w:marRight w:val="0"/>
      <w:marTop w:val="0"/>
      <w:marBottom w:val="0"/>
      <w:divBdr>
        <w:top w:val="none" w:sz="0" w:space="0" w:color="auto"/>
        <w:left w:val="none" w:sz="0" w:space="0" w:color="auto"/>
        <w:bottom w:val="none" w:sz="0" w:space="0" w:color="auto"/>
        <w:right w:val="none" w:sz="0" w:space="0" w:color="auto"/>
      </w:divBdr>
      <w:divsChild>
        <w:div w:id="1062368224">
          <w:marLeft w:val="0"/>
          <w:marRight w:val="0"/>
          <w:marTop w:val="0"/>
          <w:marBottom w:val="0"/>
          <w:divBdr>
            <w:top w:val="none" w:sz="0" w:space="0" w:color="auto"/>
            <w:left w:val="none" w:sz="0" w:space="0" w:color="auto"/>
            <w:bottom w:val="none" w:sz="0" w:space="0" w:color="auto"/>
            <w:right w:val="none" w:sz="0" w:space="0" w:color="auto"/>
          </w:divBdr>
          <w:divsChild>
            <w:div w:id="957756421">
              <w:marLeft w:val="0"/>
              <w:marRight w:val="0"/>
              <w:marTop w:val="0"/>
              <w:marBottom w:val="0"/>
              <w:divBdr>
                <w:top w:val="none" w:sz="0" w:space="0" w:color="auto"/>
                <w:left w:val="none" w:sz="0" w:space="0" w:color="auto"/>
                <w:bottom w:val="none" w:sz="0" w:space="0" w:color="auto"/>
                <w:right w:val="none" w:sz="0" w:space="0" w:color="auto"/>
              </w:divBdr>
              <w:divsChild>
                <w:div w:id="55725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953778">
      <w:bodyDiv w:val="1"/>
      <w:marLeft w:val="0"/>
      <w:marRight w:val="0"/>
      <w:marTop w:val="0"/>
      <w:marBottom w:val="0"/>
      <w:divBdr>
        <w:top w:val="none" w:sz="0" w:space="0" w:color="auto"/>
        <w:left w:val="none" w:sz="0" w:space="0" w:color="auto"/>
        <w:bottom w:val="none" w:sz="0" w:space="0" w:color="auto"/>
        <w:right w:val="none" w:sz="0" w:space="0" w:color="auto"/>
      </w:divBdr>
      <w:divsChild>
        <w:div w:id="979383864">
          <w:marLeft w:val="0"/>
          <w:marRight w:val="0"/>
          <w:marTop w:val="0"/>
          <w:marBottom w:val="0"/>
          <w:divBdr>
            <w:top w:val="none" w:sz="0" w:space="0" w:color="auto"/>
            <w:left w:val="none" w:sz="0" w:space="0" w:color="auto"/>
            <w:bottom w:val="none" w:sz="0" w:space="0" w:color="auto"/>
            <w:right w:val="none" w:sz="0" w:space="0" w:color="auto"/>
          </w:divBdr>
          <w:divsChild>
            <w:div w:id="696540515">
              <w:marLeft w:val="0"/>
              <w:marRight w:val="0"/>
              <w:marTop w:val="0"/>
              <w:marBottom w:val="0"/>
              <w:divBdr>
                <w:top w:val="none" w:sz="0" w:space="0" w:color="auto"/>
                <w:left w:val="none" w:sz="0" w:space="0" w:color="auto"/>
                <w:bottom w:val="none" w:sz="0" w:space="0" w:color="auto"/>
                <w:right w:val="none" w:sz="0" w:space="0" w:color="auto"/>
              </w:divBdr>
              <w:divsChild>
                <w:div w:id="151232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304270">
      <w:bodyDiv w:val="1"/>
      <w:marLeft w:val="0"/>
      <w:marRight w:val="0"/>
      <w:marTop w:val="0"/>
      <w:marBottom w:val="0"/>
      <w:divBdr>
        <w:top w:val="none" w:sz="0" w:space="0" w:color="auto"/>
        <w:left w:val="none" w:sz="0" w:space="0" w:color="auto"/>
        <w:bottom w:val="none" w:sz="0" w:space="0" w:color="auto"/>
        <w:right w:val="none" w:sz="0" w:space="0" w:color="auto"/>
      </w:divBdr>
      <w:divsChild>
        <w:div w:id="1393502633">
          <w:marLeft w:val="0"/>
          <w:marRight w:val="0"/>
          <w:marTop w:val="0"/>
          <w:marBottom w:val="0"/>
          <w:divBdr>
            <w:top w:val="none" w:sz="0" w:space="0" w:color="auto"/>
            <w:left w:val="none" w:sz="0" w:space="0" w:color="auto"/>
            <w:bottom w:val="none" w:sz="0" w:space="0" w:color="auto"/>
            <w:right w:val="none" w:sz="0" w:space="0" w:color="auto"/>
          </w:divBdr>
          <w:divsChild>
            <w:div w:id="1029525492">
              <w:marLeft w:val="0"/>
              <w:marRight w:val="0"/>
              <w:marTop w:val="0"/>
              <w:marBottom w:val="0"/>
              <w:divBdr>
                <w:top w:val="none" w:sz="0" w:space="0" w:color="auto"/>
                <w:left w:val="none" w:sz="0" w:space="0" w:color="auto"/>
                <w:bottom w:val="none" w:sz="0" w:space="0" w:color="auto"/>
                <w:right w:val="none" w:sz="0" w:space="0" w:color="auto"/>
              </w:divBdr>
              <w:divsChild>
                <w:div w:id="48269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485360">
      <w:bodyDiv w:val="1"/>
      <w:marLeft w:val="0"/>
      <w:marRight w:val="0"/>
      <w:marTop w:val="0"/>
      <w:marBottom w:val="0"/>
      <w:divBdr>
        <w:top w:val="none" w:sz="0" w:space="0" w:color="auto"/>
        <w:left w:val="none" w:sz="0" w:space="0" w:color="auto"/>
        <w:bottom w:val="none" w:sz="0" w:space="0" w:color="auto"/>
        <w:right w:val="none" w:sz="0" w:space="0" w:color="auto"/>
      </w:divBdr>
      <w:divsChild>
        <w:div w:id="2097708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284402">
      <w:bodyDiv w:val="1"/>
      <w:marLeft w:val="0"/>
      <w:marRight w:val="0"/>
      <w:marTop w:val="0"/>
      <w:marBottom w:val="0"/>
      <w:divBdr>
        <w:top w:val="none" w:sz="0" w:space="0" w:color="auto"/>
        <w:left w:val="none" w:sz="0" w:space="0" w:color="auto"/>
        <w:bottom w:val="none" w:sz="0" w:space="0" w:color="auto"/>
        <w:right w:val="none" w:sz="0" w:space="0" w:color="auto"/>
      </w:divBdr>
      <w:divsChild>
        <w:div w:id="1146969537">
          <w:marLeft w:val="0"/>
          <w:marRight w:val="0"/>
          <w:marTop w:val="0"/>
          <w:marBottom w:val="0"/>
          <w:divBdr>
            <w:top w:val="none" w:sz="0" w:space="0" w:color="auto"/>
            <w:left w:val="none" w:sz="0" w:space="0" w:color="auto"/>
            <w:bottom w:val="none" w:sz="0" w:space="0" w:color="auto"/>
            <w:right w:val="none" w:sz="0" w:space="0" w:color="auto"/>
          </w:divBdr>
          <w:divsChild>
            <w:div w:id="773286147">
              <w:marLeft w:val="0"/>
              <w:marRight w:val="0"/>
              <w:marTop w:val="0"/>
              <w:marBottom w:val="0"/>
              <w:divBdr>
                <w:top w:val="none" w:sz="0" w:space="0" w:color="auto"/>
                <w:left w:val="none" w:sz="0" w:space="0" w:color="auto"/>
                <w:bottom w:val="none" w:sz="0" w:space="0" w:color="auto"/>
                <w:right w:val="none" w:sz="0" w:space="0" w:color="auto"/>
              </w:divBdr>
              <w:divsChild>
                <w:div w:id="213405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973679">
      <w:bodyDiv w:val="1"/>
      <w:marLeft w:val="0"/>
      <w:marRight w:val="0"/>
      <w:marTop w:val="0"/>
      <w:marBottom w:val="0"/>
      <w:divBdr>
        <w:top w:val="none" w:sz="0" w:space="0" w:color="auto"/>
        <w:left w:val="none" w:sz="0" w:space="0" w:color="auto"/>
        <w:bottom w:val="none" w:sz="0" w:space="0" w:color="auto"/>
        <w:right w:val="none" w:sz="0" w:space="0" w:color="auto"/>
      </w:divBdr>
      <w:divsChild>
        <w:div w:id="2000573459">
          <w:marLeft w:val="0"/>
          <w:marRight w:val="0"/>
          <w:marTop w:val="0"/>
          <w:marBottom w:val="0"/>
          <w:divBdr>
            <w:top w:val="none" w:sz="0" w:space="0" w:color="auto"/>
            <w:left w:val="none" w:sz="0" w:space="0" w:color="auto"/>
            <w:bottom w:val="none" w:sz="0" w:space="0" w:color="auto"/>
            <w:right w:val="none" w:sz="0" w:space="0" w:color="auto"/>
          </w:divBdr>
          <w:divsChild>
            <w:div w:id="2096128637">
              <w:marLeft w:val="0"/>
              <w:marRight w:val="0"/>
              <w:marTop w:val="0"/>
              <w:marBottom w:val="0"/>
              <w:divBdr>
                <w:top w:val="none" w:sz="0" w:space="0" w:color="auto"/>
                <w:left w:val="none" w:sz="0" w:space="0" w:color="auto"/>
                <w:bottom w:val="none" w:sz="0" w:space="0" w:color="auto"/>
                <w:right w:val="none" w:sz="0" w:space="0" w:color="auto"/>
              </w:divBdr>
              <w:divsChild>
                <w:div w:id="6817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402063">
      <w:bodyDiv w:val="1"/>
      <w:marLeft w:val="0"/>
      <w:marRight w:val="0"/>
      <w:marTop w:val="0"/>
      <w:marBottom w:val="0"/>
      <w:divBdr>
        <w:top w:val="none" w:sz="0" w:space="0" w:color="auto"/>
        <w:left w:val="none" w:sz="0" w:space="0" w:color="auto"/>
        <w:bottom w:val="none" w:sz="0" w:space="0" w:color="auto"/>
        <w:right w:val="none" w:sz="0" w:space="0" w:color="auto"/>
      </w:divBdr>
      <w:divsChild>
        <w:div w:id="2083942608">
          <w:marLeft w:val="0"/>
          <w:marRight w:val="0"/>
          <w:marTop w:val="0"/>
          <w:marBottom w:val="0"/>
          <w:divBdr>
            <w:top w:val="none" w:sz="0" w:space="0" w:color="auto"/>
            <w:left w:val="none" w:sz="0" w:space="0" w:color="auto"/>
            <w:bottom w:val="none" w:sz="0" w:space="0" w:color="auto"/>
            <w:right w:val="none" w:sz="0" w:space="0" w:color="auto"/>
          </w:divBdr>
          <w:divsChild>
            <w:div w:id="303238672">
              <w:marLeft w:val="0"/>
              <w:marRight w:val="0"/>
              <w:marTop w:val="0"/>
              <w:marBottom w:val="0"/>
              <w:divBdr>
                <w:top w:val="none" w:sz="0" w:space="0" w:color="auto"/>
                <w:left w:val="none" w:sz="0" w:space="0" w:color="auto"/>
                <w:bottom w:val="none" w:sz="0" w:space="0" w:color="auto"/>
                <w:right w:val="none" w:sz="0" w:space="0" w:color="auto"/>
              </w:divBdr>
              <w:divsChild>
                <w:div w:id="154713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119961">
      <w:bodyDiv w:val="1"/>
      <w:marLeft w:val="0"/>
      <w:marRight w:val="0"/>
      <w:marTop w:val="0"/>
      <w:marBottom w:val="0"/>
      <w:divBdr>
        <w:top w:val="none" w:sz="0" w:space="0" w:color="auto"/>
        <w:left w:val="none" w:sz="0" w:space="0" w:color="auto"/>
        <w:bottom w:val="none" w:sz="0" w:space="0" w:color="auto"/>
        <w:right w:val="none" w:sz="0" w:space="0" w:color="auto"/>
      </w:divBdr>
      <w:divsChild>
        <w:div w:id="1443450001">
          <w:marLeft w:val="0"/>
          <w:marRight w:val="0"/>
          <w:marTop w:val="0"/>
          <w:marBottom w:val="0"/>
          <w:divBdr>
            <w:top w:val="none" w:sz="0" w:space="0" w:color="auto"/>
            <w:left w:val="none" w:sz="0" w:space="0" w:color="auto"/>
            <w:bottom w:val="none" w:sz="0" w:space="0" w:color="auto"/>
            <w:right w:val="none" w:sz="0" w:space="0" w:color="auto"/>
          </w:divBdr>
          <w:divsChild>
            <w:div w:id="990405671">
              <w:marLeft w:val="0"/>
              <w:marRight w:val="0"/>
              <w:marTop w:val="0"/>
              <w:marBottom w:val="0"/>
              <w:divBdr>
                <w:top w:val="none" w:sz="0" w:space="0" w:color="auto"/>
                <w:left w:val="none" w:sz="0" w:space="0" w:color="auto"/>
                <w:bottom w:val="none" w:sz="0" w:space="0" w:color="auto"/>
                <w:right w:val="none" w:sz="0" w:space="0" w:color="auto"/>
              </w:divBdr>
              <w:divsChild>
                <w:div w:id="209211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2.census.gov/programs-surveys/acs/data/pum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gleich/matlab-bgl" TargetMode="Externa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s.purdue.edu/homes/dgleich/packages/matlab_bgl/" TargetMode="External"/><Relationship Id="rId11" Type="http://schemas.openxmlformats.org/officeDocument/2006/relationships/fontTable" Target="fontTable.xml"/><Relationship Id="rId5" Type="http://schemas.openxmlformats.org/officeDocument/2006/relationships/hyperlink" Target="https://github.com/benzipperer/historicalminwage/releases/tag/v1.3.0" TargetMode="External"/><Relationship Id="rId10" Type="http://schemas.openxmlformats.org/officeDocument/2006/relationships/hyperlink" Target="https://github.com/benzipperer/historicalminwage/releases/tag/v1.3.0" TargetMode="External"/><Relationship Id="rId4" Type="http://schemas.openxmlformats.org/officeDocument/2006/relationships/webSettings" Target="webSettings.xml"/><Relationship Id="rId9" Type="http://schemas.openxmlformats.org/officeDocument/2006/relationships/hyperlink" Target="http://ddorn.net/dat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7</Pages>
  <Words>2087</Words>
  <Characters>11899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Rothstein</dc:creator>
  <cp:keywords/>
  <dc:description/>
  <cp:lastModifiedBy>Jesse Rothstein</cp:lastModifiedBy>
  <cp:revision>22</cp:revision>
  <dcterms:created xsi:type="dcterms:W3CDTF">2023-08-25T21:29:00Z</dcterms:created>
  <dcterms:modified xsi:type="dcterms:W3CDTF">2023-10-06T22:32:00Z</dcterms:modified>
</cp:coreProperties>
</file>